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86474" w14:textId="77777777" w:rsidR="00AF517D" w:rsidRDefault="00000000">
      <w:pPr>
        <w:jc w:val="center"/>
        <w:rPr>
          <w:rFonts w:ascii="Poppins" w:eastAsia="Poppins" w:hAnsi="Poppins" w:cs="Poppins"/>
          <w:b/>
          <w:color w:val="0000FF"/>
          <w:sz w:val="48"/>
          <w:szCs w:val="48"/>
          <w:u w:val="single"/>
        </w:rPr>
      </w:pPr>
      <w:r>
        <w:rPr>
          <w:rFonts w:ascii="Poppins" w:eastAsia="Poppins" w:hAnsi="Poppins" w:cs="Poppins"/>
          <w:b/>
          <w:color w:val="0000FF"/>
          <w:sz w:val="48"/>
          <w:szCs w:val="48"/>
          <w:u w:val="single"/>
        </w:rPr>
        <w:t>Firmware Analysis</w:t>
      </w:r>
    </w:p>
    <w:p w14:paraId="38B27861" w14:textId="77777777" w:rsidR="00AF517D" w:rsidRDefault="00000000" w:rsidP="401FEECC">
      <w:pPr>
        <w:spacing w:before="240" w:after="240"/>
        <w:rPr>
          <w:rFonts w:ascii="Poppins" w:eastAsia="Poppins" w:hAnsi="Poppins" w:cs="Poppins"/>
          <w:sz w:val="24"/>
          <w:szCs w:val="24"/>
          <w:lang w:val="en-US"/>
        </w:rPr>
      </w:pPr>
      <w:r w:rsidRPr="401FEECC">
        <w:rPr>
          <w:rFonts w:ascii="Poppins" w:eastAsia="Poppins" w:hAnsi="Poppins" w:cs="Poppins"/>
          <w:sz w:val="24"/>
          <w:szCs w:val="24"/>
          <w:lang w:val="en-US"/>
        </w:rPr>
        <w:t>This blog aims to offer a thorough guide on firmware analysis focusing on static methods. We'll use "IoTGoat" from the OWASP Foundation as our vulnerable firmware sample. We've made this choice to sidestep the security and legal issues that come with exploiting a production sample. Even so, all the techniques and exploitation methods we'll show you are true to life and can be applied to real-world samples.</w:t>
      </w:r>
    </w:p>
    <w:p w14:paraId="31C0EA98" w14:textId="77777777" w:rsidR="00AF517D" w:rsidRDefault="00000000" w:rsidP="401FEECC">
      <w:pPr>
        <w:spacing w:before="240" w:after="240"/>
        <w:rPr>
          <w:rFonts w:ascii="Poppins" w:eastAsia="Poppins" w:hAnsi="Poppins" w:cs="Poppins"/>
          <w:sz w:val="24"/>
          <w:szCs w:val="24"/>
          <w:lang w:val="en-US"/>
        </w:rPr>
      </w:pPr>
      <w:r w:rsidRPr="401FEECC">
        <w:rPr>
          <w:rFonts w:ascii="Poppins" w:eastAsia="Poppins" w:hAnsi="Poppins" w:cs="Poppins"/>
          <w:sz w:val="24"/>
          <w:szCs w:val="24"/>
          <w:lang w:val="en-US"/>
        </w:rPr>
        <w:t xml:space="preserve">IoTGoat works as a security training tool similar to </w:t>
      </w:r>
      <w:proofErr w:type="spellStart"/>
      <w:r w:rsidRPr="401FEECC">
        <w:rPr>
          <w:rFonts w:ascii="Poppins" w:eastAsia="Poppins" w:hAnsi="Poppins" w:cs="Poppins"/>
          <w:sz w:val="24"/>
          <w:szCs w:val="24"/>
          <w:lang w:val="en-US"/>
        </w:rPr>
        <w:t>WebGoat</w:t>
      </w:r>
      <w:proofErr w:type="spellEnd"/>
      <w:r w:rsidRPr="401FEECC">
        <w:rPr>
          <w:rFonts w:ascii="Poppins" w:eastAsia="Poppins" w:hAnsi="Poppins" w:cs="Poppins"/>
          <w:sz w:val="24"/>
          <w:szCs w:val="24"/>
          <w:lang w:val="en-US"/>
        </w:rPr>
        <w:t xml:space="preserve"> for web security practice. This Internet of Things (IoT) device has built-in weaknesses on purpose. It gives security experts, coders, and researchers a safe place to learn about and test common IoT flaws. By copying real-world problems like weak login systems, unsafe communication, and poor access controls, IoTGoat helps users understand and fix these security issues. You can set it up in a virtual space offering a hands-on platform to train, check security, and create IoT-specific security tools and methods. Using IoTGoat well lets users learn how to secure IoT devices and apps, which matters a lot now that we have more connected devices. If you're into IoT security, working with IoTGoat gives you a chance to boost and sharpen your skills.</w:t>
      </w:r>
    </w:p>
    <w:p w14:paraId="50F49C63" w14:textId="77777777" w:rsidR="00AF517D" w:rsidRDefault="00000000" w:rsidP="401FEECC">
      <w:pPr>
        <w:spacing w:before="240" w:after="240"/>
        <w:rPr>
          <w:rFonts w:ascii="Poppins" w:eastAsia="Poppins" w:hAnsi="Poppins" w:cs="Poppins"/>
          <w:sz w:val="24"/>
          <w:szCs w:val="24"/>
          <w:lang w:val="en-US"/>
        </w:rPr>
      </w:pPr>
      <w:r w:rsidRPr="401FEECC">
        <w:rPr>
          <w:rFonts w:ascii="Poppins" w:eastAsia="Poppins" w:hAnsi="Poppins" w:cs="Poppins"/>
          <w:sz w:val="24"/>
          <w:szCs w:val="24"/>
          <w:lang w:val="en-US"/>
        </w:rPr>
        <w:t xml:space="preserve">To analyze firmware, you need to set up the right environment. This guide recommends </w:t>
      </w:r>
      <w:proofErr w:type="spellStart"/>
      <w:r w:rsidRPr="401FEECC">
        <w:rPr>
          <w:rFonts w:ascii="Poppins" w:eastAsia="Poppins" w:hAnsi="Poppins" w:cs="Poppins"/>
          <w:sz w:val="24"/>
          <w:szCs w:val="24"/>
          <w:lang w:val="en-US"/>
        </w:rPr>
        <w:t>AttifyOS</w:t>
      </w:r>
      <w:proofErr w:type="spellEnd"/>
      <w:r w:rsidRPr="401FEECC">
        <w:rPr>
          <w:rFonts w:ascii="Poppins" w:eastAsia="Poppins" w:hAnsi="Poppins" w:cs="Poppins"/>
          <w:sz w:val="24"/>
          <w:szCs w:val="24"/>
          <w:lang w:val="en-US"/>
        </w:rPr>
        <w:t xml:space="preserve">, a Linux system built to exploit embedded devices. Setting up IoTGoat for static analysis also needs some extras, like the static image file and the provided virtual machine. Here's a list of everything you need to download. </w:t>
      </w:r>
    </w:p>
    <w:p w14:paraId="532073A1" w14:textId="77777777" w:rsidR="00AF517D" w:rsidRDefault="00000000" w:rsidP="401FEECC">
      <w:pPr>
        <w:spacing w:before="240" w:after="240"/>
        <w:rPr>
          <w:rFonts w:ascii="Poppins" w:eastAsia="Poppins" w:hAnsi="Poppins" w:cs="Poppins"/>
          <w:i/>
          <w:iCs/>
          <w:sz w:val="24"/>
          <w:szCs w:val="24"/>
          <w:lang w:val="en-US"/>
        </w:rPr>
      </w:pPr>
      <w:r w:rsidRPr="401FEECC">
        <w:rPr>
          <w:rFonts w:ascii="Poppins" w:eastAsia="Poppins" w:hAnsi="Poppins" w:cs="Poppins"/>
          <w:b/>
          <w:bCs/>
          <w:sz w:val="24"/>
          <w:szCs w:val="24"/>
          <w:lang w:val="en-US"/>
        </w:rPr>
        <w:t>Remember:</w:t>
      </w:r>
      <w:r w:rsidRPr="401FEECC">
        <w:rPr>
          <w:rFonts w:ascii="Poppins" w:eastAsia="Poppins" w:hAnsi="Poppins" w:cs="Poppins"/>
          <w:i/>
          <w:iCs/>
          <w:sz w:val="24"/>
          <w:szCs w:val="24"/>
          <w:lang w:val="en-US"/>
        </w:rPr>
        <w:t xml:space="preserve"> Download the IoTGoat image file inside your </w:t>
      </w:r>
      <w:proofErr w:type="spellStart"/>
      <w:r w:rsidRPr="401FEECC">
        <w:rPr>
          <w:rFonts w:ascii="Poppins" w:eastAsia="Poppins" w:hAnsi="Poppins" w:cs="Poppins"/>
          <w:i/>
          <w:iCs/>
          <w:sz w:val="24"/>
          <w:szCs w:val="24"/>
          <w:lang w:val="en-US"/>
        </w:rPr>
        <w:t>AttifyOS</w:t>
      </w:r>
      <w:proofErr w:type="spellEnd"/>
      <w:r w:rsidRPr="401FEECC">
        <w:rPr>
          <w:rFonts w:ascii="Poppins" w:eastAsia="Poppins" w:hAnsi="Poppins" w:cs="Poppins"/>
          <w:i/>
          <w:iCs/>
          <w:sz w:val="24"/>
          <w:szCs w:val="24"/>
          <w:lang w:val="en-US"/>
        </w:rPr>
        <w:t xml:space="preserve"> machine, but get the IoTGoat virtual machine on your main computer.</w:t>
      </w:r>
    </w:p>
    <w:p w14:paraId="1F00D662" w14:textId="77777777" w:rsidR="00AF517D" w:rsidRDefault="00AF517D">
      <w:pPr>
        <w:spacing w:before="240" w:after="240"/>
        <w:rPr>
          <w:rFonts w:ascii="Poppins" w:eastAsia="Poppins" w:hAnsi="Poppins" w:cs="Poppins"/>
          <w:sz w:val="24"/>
          <w:szCs w:val="24"/>
        </w:rPr>
      </w:pPr>
    </w:p>
    <w:p w14:paraId="7E2D40D8" w14:textId="77777777" w:rsidR="00AF517D" w:rsidRDefault="00AF517D">
      <w:pPr>
        <w:spacing w:before="240" w:after="240"/>
        <w:rPr>
          <w:rFonts w:ascii="Poppins" w:eastAsia="Poppins" w:hAnsi="Poppins" w:cs="Poppins"/>
          <w:sz w:val="24"/>
          <w:szCs w:val="24"/>
        </w:rPr>
      </w:pPr>
    </w:p>
    <w:p w14:paraId="291D971B" w14:textId="77777777" w:rsidR="00AF517D" w:rsidRDefault="00AF517D">
      <w:pPr>
        <w:rPr>
          <w:rFonts w:ascii="Poppins" w:eastAsia="Poppins" w:hAnsi="Poppins" w:cs="Poppins"/>
          <w:sz w:val="24"/>
          <w:szCs w:val="24"/>
        </w:rPr>
      </w:pPr>
    </w:p>
    <w:p w14:paraId="6F3AAB5E" w14:textId="77777777" w:rsidR="00AF517D" w:rsidRDefault="00000000">
      <w:pPr>
        <w:rPr>
          <w:rFonts w:ascii="Poppins" w:eastAsia="Poppins" w:hAnsi="Poppins" w:cs="Poppins"/>
          <w:b/>
          <w:sz w:val="28"/>
          <w:szCs w:val="28"/>
        </w:rPr>
      </w:pPr>
      <w:r>
        <w:rPr>
          <w:rFonts w:ascii="Poppins" w:eastAsia="Poppins" w:hAnsi="Poppins" w:cs="Poppins"/>
          <w:b/>
          <w:sz w:val="28"/>
          <w:szCs w:val="28"/>
        </w:rPr>
        <w:t xml:space="preserve">Required Downloads: </w:t>
      </w:r>
    </w:p>
    <w:p w14:paraId="38CD16B5" w14:textId="77777777" w:rsidR="00AF517D" w:rsidRDefault="00AF517D">
      <w:pPr>
        <w:rPr>
          <w:rFonts w:ascii="Poppins" w:eastAsia="Poppins" w:hAnsi="Poppins" w:cs="Poppins"/>
          <w:sz w:val="24"/>
          <w:szCs w:val="24"/>
        </w:rPr>
      </w:pPr>
    </w:p>
    <w:p w14:paraId="2EECE46A" w14:textId="77777777" w:rsidR="00AF517D" w:rsidRDefault="00000000" w:rsidP="401FEECC">
      <w:pPr>
        <w:rPr>
          <w:rFonts w:ascii="Poppins" w:eastAsia="Poppins" w:hAnsi="Poppins" w:cs="Poppins"/>
          <w:sz w:val="24"/>
          <w:szCs w:val="24"/>
          <w:lang w:val="en-US"/>
        </w:rPr>
      </w:pPr>
      <w:proofErr w:type="spellStart"/>
      <w:r w:rsidRPr="401FEECC">
        <w:rPr>
          <w:rFonts w:ascii="Poppins" w:eastAsia="Poppins" w:hAnsi="Poppins" w:cs="Poppins"/>
          <w:sz w:val="24"/>
          <w:szCs w:val="24"/>
          <w:lang w:val="en-US"/>
        </w:rPr>
        <w:t>IotGoat</w:t>
      </w:r>
      <w:proofErr w:type="spellEnd"/>
      <w:r w:rsidRPr="401FEECC">
        <w:rPr>
          <w:rFonts w:ascii="Poppins" w:eastAsia="Poppins" w:hAnsi="Poppins" w:cs="Poppins"/>
          <w:sz w:val="24"/>
          <w:szCs w:val="24"/>
          <w:lang w:val="en-US"/>
        </w:rPr>
        <w:t xml:space="preserve"> Image File </w:t>
      </w:r>
      <w:hyperlink r:id="rId4">
        <w:r w:rsidRPr="401FEECC">
          <w:rPr>
            <w:rFonts w:ascii="Poppins" w:eastAsia="Poppins" w:hAnsi="Poppins" w:cs="Poppins"/>
            <w:color w:val="1155CC"/>
            <w:sz w:val="24"/>
            <w:szCs w:val="24"/>
            <w:u w:val="single"/>
            <w:lang w:val="en-US"/>
          </w:rPr>
          <w:t>https://github.com/OWASP/IoTGoat/releases/download/v1.0/IoTGoat-raspberry-pi2.img</w:t>
        </w:r>
      </w:hyperlink>
      <w:r w:rsidRPr="401FEECC">
        <w:rPr>
          <w:rFonts w:ascii="Poppins" w:eastAsia="Poppins" w:hAnsi="Poppins" w:cs="Poppins"/>
          <w:sz w:val="24"/>
          <w:szCs w:val="24"/>
          <w:lang w:val="en-US"/>
        </w:rPr>
        <w:t xml:space="preserve">  </w:t>
      </w:r>
    </w:p>
    <w:p w14:paraId="510374FF" w14:textId="77777777" w:rsidR="00AF517D" w:rsidRDefault="00000000" w:rsidP="401FEECC">
      <w:pPr>
        <w:rPr>
          <w:rFonts w:ascii="Poppins" w:eastAsia="Poppins" w:hAnsi="Poppins" w:cs="Poppins"/>
          <w:sz w:val="24"/>
          <w:szCs w:val="24"/>
          <w:lang w:val="en-US"/>
        </w:rPr>
      </w:pPr>
      <w:proofErr w:type="spellStart"/>
      <w:r w:rsidRPr="401FEECC">
        <w:rPr>
          <w:rFonts w:ascii="Poppins" w:eastAsia="Poppins" w:hAnsi="Poppins" w:cs="Poppins"/>
          <w:sz w:val="24"/>
          <w:szCs w:val="24"/>
          <w:lang w:val="en-US"/>
        </w:rPr>
        <w:t>IotGoat</w:t>
      </w:r>
      <w:proofErr w:type="spellEnd"/>
      <w:r w:rsidRPr="401FEECC">
        <w:rPr>
          <w:rFonts w:ascii="Poppins" w:eastAsia="Poppins" w:hAnsi="Poppins" w:cs="Poppins"/>
          <w:sz w:val="24"/>
          <w:szCs w:val="24"/>
          <w:lang w:val="en-US"/>
        </w:rPr>
        <w:t xml:space="preserve"> Virtual Machine- </w:t>
      </w:r>
      <w:hyperlink r:id="rId5">
        <w:r w:rsidRPr="401FEECC">
          <w:rPr>
            <w:rFonts w:ascii="Poppins" w:eastAsia="Poppins" w:hAnsi="Poppins" w:cs="Poppins"/>
            <w:color w:val="1155CC"/>
            <w:sz w:val="24"/>
            <w:szCs w:val="24"/>
            <w:u w:val="single"/>
            <w:lang w:val="en-US"/>
          </w:rPr>
          <w:t>https://github.com/OWASP/IoTGoat/releases/download/v1.0/IoTGoat-x86.vdi</w:t>
        </w:r>
      </w:hyperlink>
      <w:r w:rsidRPr="401FEECC">
        <w:rPr>
          <w:rFonts w:ascii="Poppins" w:eastAsia="Poppins" w:hAnsi="Poppins" w:cs="Poppins"/>
          <w:sz w:val="24"/>
          <w:szCs w:val="24"/>
          <w:lang w:val="en-US"/>
        </w:rPr>
        <w:t xml:space="preserve"> </w:t>
      </w:r>
    </w:p>
    <w:p w14:paraId="0CAC4736" w14:textId="77777777" w:rsidR="00AF517D" w:rsidRDefault="00000000" w:rsidP="401FEECC">
      <w:pPr>
        <w:rPr>
          <w:rFonts w:ascii="Poppins" w:eastAsia="Poppins" w:hAnsi="Poppins" w:cs="Poppins"/>
          <w:sz w:val="24"/>
          <w:szCs w:val="24"/>
          <w:lang w:val="en-US"/>
        </w:rPr>
      </w:pPr>
      <w:proofErr w:type="spellStart"/>
      <w:r w:rsidRPr="401FEECC">
        <w:rPr>
          <w:rFonts w:ascii="Poppins" w:eastAsia="Poppins" w:hAnsi="Poppins" w:cs="Poppins"/>
          <w:sz w:val="24"/>
          <w:szCs w:val="24"/>
          <w:lang w:val="en-US"/>
        </w:rPr>
        <w:t>AttifyOS</w:t>
      </w:r>
      <w:proofErr w:type="spellEnd"/>
      <w:r w:rsidRPr="401FEECC">
        <w:rPr>
          <w:rFonts w:ascii="Poppins" w:eastAsia="Poppins" w:hAnsi="Poppins" w:cs="Poppins"/>
          <w:sz w:val="24"/>
          <w:szCs w:val="24"/>
          <w:lang w:val="en-US"/>
        </w:rPr>
        <w:t xml:space="preserve">- </w:t>
      </w:r>
      <w:hyperlink r:id="rId6">
        <w:r w:rsidRPr="401FEECC">
          <w:rPr>
            <w:rFonts w:ascii="Poppins" w:eastAsia="Poppins" w:hAnsi="Poppins" w:cs="Poppins"/>
            <w:color w:val="1155CC"/>
            <w:sz w:val="24"/>
            <w:szCs w:val="24"/>
            <w:u w:val="single"/>
            <w:lang w:val="en-US"/>
          </w:rPr>
          <w:t>https://github.com/adi0x90/attifyos</w:t>
        </w:r>
      </w:hyperlink>
    </w:p>
    <w:p w14:paraId="48349DA9" w14:textId="77777777" w:rsidR="00AF517D" w:rsidRDefault="00AF517D">
      <w:pPr>
        <w:rPr>
          <w:rFonts w:ascii="Poppins" w:eastAsia="Poppins" w:hAnsi="Poppins" w:cs="Poppins"/>
          <w:sz w:val="24"/>
          <w:szCs w:val="24"/>
        </w:rPr>
      </w:pPr>
    </w:p>
    <w:p w14:paraId="25913B55" w14:textId="77777777" w:rsidR="00AF517D" w:rsidRDefault="00000000" w:rsidP="401FEECC">
      <w:pPr>
        <w:rPr>
          <w:rFonts w:ascii="Poppins" w:eastAsia="Poppins" w:hAnsi="Poppins" w:cs="Poppins"/>
          <w:b/>
          <w:bCs/>
          <w:sz w:val="24"/>
          <w:szCs w:val="24"/>
          <w:lang w:val="en-US"/>
        </w:rPr>
      </w:pPr>
      <w:r w:rsidRPr="401FEECC">
        <w:rPr>
          <w:rFonts w:ascii="Poppins" w:eastAsia="Poppins" w:hAnsi="Poppins" w:cs="Poppins"/>
          <w:b/>
          <w:bCs/>
          <w:sz w:val="24"/>
          <w:szCs w:val="24"/>
          <w:lang w:val="en-US"/>
        </w:rPr>
        <w:t xml:space="preserve">$ sudo apt install john sqlite3 </w:t>
      </w:r>
      <w:proofErr w:type="spellStart"/>
      <w:r w:rsidRPr="401FEECC">
        <w:rPr>
          <w:rFonts w:ascii="Poppins" w:eastAsia="Poppins" w:hAnsi="Poppins" w:cs="Poppins"/>
          <w:b/>
          <w:bCs/>
          <w:sz w:val="24"/>
          <w:szCs w:val="24"/>
          <w:lang w:val="en-US"/>
        </w:rPr>
        <w:t>arp</w:t>
      </w:r>
      <w:proofErr w:type="spellEnd"/>
      <w:r w:rsidRPr="401FEECC">
        <w:rPr>
          <w:rFonts w:ascii="Poppins" w:eastAsia="Poppins" w:hAnsi="Poppins" w:cs="Poppins"/>
          <w:b/>
          <w:bCs/>
          <w:sz w:val="24"/>
          <w:szCs w:val="24"/>
          <w:lang w:val="en-US"/>
        </w:rPr>
        <w:t>-scan</w:t>
      </w:r>
    </w:p>
    <w:p w14:paraId="4F9DE4AD" w14:textId="77777777" w:rsidR="00AF517D" w:rsidRDefault="00000000">
      <w:pPr>
        <w:rPr>
          <w:rFonts w:ascii="Poppins" w:eastAsia="Poppins" w:hAnsi="Poppins" w:cs="Poppins"/>
          <w:b/>
          <w:sz w:val="24"/>
          <w:szCs w:val="24"/>
        </w:rPr>
      </w:pPr>
      <w:r>
        <w:rPr>
          <w:rFonts w:ascii="Poppins" w:eastAsia="Poppins" w:hAnsi="Poppins" w:cs="Poppins"/>
          <w:b/>
          <w:sz w:val="24"/>
          <w:szCs w:val="24"/>
        </w:rPr>
        <w:t>$ cd tools/ &amp;&amp; git clone https://github.com/craigz28/firmwalker.git</w:t>
      </w:r>
    </w:p>
    <w:p w14:paraId="775A8E8C" w14:textId="77777777" w:rsidR="00AF517D" w:rsidRDefault="00AF517D">
      <w:pPr>
        <w:rPr>
          <w:rFonts w:ascii="Poppins" w:eastAsia="Poppins" w:hAnsi="Poppins" w:cs="Poppins"/>
          <w:sz w:val="24"/>
          <w:szCs w:val="24"/>
        </w:rPr>
      </w:pPr>
    </w:p>
    <w:p w14:paraId="681B788F" w14:textId="77777777" w:rsidR="00AF517D" w:rsidRDefault="00000000">
      <w:pPr>
        <w:rPr>
          <w:rFonts w:ascii="Poppins" w:eastAsia="Poppins" w:hAnsi="Poppins" w:cs="Poppins"/>
          <w:b/>
          <w:sz w:val="24"/>
          <w:szCs w:val="24"/>
        </w:rPr>
      </w:pPr>
      <w:r>
        <w:rPr>
          <w:rFonts w:ascii="Poppins" w:eastAsia="Poppins" w:hAnsi="Poppins" w:cs="Poppins"/>
          <w:b/>
          <w:sz w:val="24"/>
          <w:szCs w:val="24"/>
        </w:rPr>
        <w:t>OPEN THE TERMINAL:</w:t>
      </w:r>
    </w:p>
    <w:p w14:paraId="00ECEEC7"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Once you're in your </w:t>
      </w:r>
      <w:proofErr w:type="spellStart"/>
      <w:r w:rsidRPr="401FEECC">
        <w:rPr>
          <w:rFonts w:ascii="Poppins" w:eastAsia="Poppins" w:hAnsi="Poppins" w:cs="Poppins"/>
          <w:sz w:val="24"/>
          <w:szCs w:val="24"/>
          <w:lang w:val="en-US"/>
        </w:rPr>
        <w:t>AttifyOS</w:t>
      </w:r>
      <w:proofErr w:type="spellEnd"/>
      <w:r w:rsidRPr="401FEECC">
        <w:rPr>
          <w:rFonts w:ascii="Poppins" w:eastAsia="Poppins" w:hAnsi="Poppins" w:cs="Poppins"/>
          <w:sz w:val="24"/>
          <w:szCs w:val="24"/>
          <w:lang w:val="en-US"/>
        </w:rPr>
        <w:t xml:space="preserve"> virtual machine (the root password is "</w:t>
      </w:r>
      <w:proofErr w:type="spellStart"/>
      <w:r w:rsidRPr="401FEECC">
        <w:rPr>
          <w:rFonts w:ascii="Poppins" w:eastAsia="Poppins" w:hAnsi="Poppins" w:cs="Poppins"/>
          <w:sz w:val="24"/>
          <w:szCs w:val="24"/>
          <w:lang w:val="en-US"/>
        </w:rPr>
        <w:t>attify</w:t>
      </w:r>
      <w:proofErr w:type="spellEnd"/>
      <w:r w:rsidRPr="401FEECC">
        <w:rPr>
          <w:rFonts w:ascii="Poppins" w:eastAsia="Poppins" w:hAnsi="Poppins" w:cs="Poppins"/>
          <w:sz w:val="24"/>
          <w:szCs w:val="24"/>
          <w:lang w:val="en-US"/>
        </w:rPr>
        <w:t>"), open a terminal and type these commands</w:t>
      </w:r>
    </w:p>
    <w:p w14:paraId="1C910031" w14:textId="77777777" w:rsidR="00AF517D" w:rsidRDefault="00000000">
      <w:pPr>
        <w:rPr>
          <w:rFonts w:ascii="Poppins" w:eastAsia="Poppins" w:hAnsi="Poppins" w:cs="Poppins"/>
          <w:sz w:val="24"/>
          <w:szCs w:val="24"/>
        </w:rPr>
      </w:pPr>
      <w:r>
        <w:rPr>
          <w:rFonts w:ascii="Poppins" w:eastAsia="Poppins" w:hAnsi="Poppins" w:cs="Poppins"/>
          <w:b/>
          <w:sz w:val="24"/>
          <w:szCs w:val="24"/>
        </w:rPr>
        <w:t xml:space="preserve">Step 1: </w:t>
      </w:r>
      <w:r>
        <w:rPr>
          <w:rFonts w:ascii="Poppins" w:eastAsia="Poppins" w:hAnsi="Poppins" w:cs="Poppins"/>
          <w:sz w:val="24"/>
          <w:szCs w:val="24"/>
        </w:rPr>
        <w:t xml:space="preserve"> </w:t>
      </w:r>
      <w:ins w:id="0" w:author="abhy" w:date="2024-08-14T03:18:00Z">
        <w:r>
          <w:rPr>
            <w:rFonts w:ascii="Poppins" w:eastAsia="Poppins" w:hAnsi="Poppins" w:cs="Poppins"/>
            <w:sz w:val="24"/>
            <w:szCs w:val="24"/>
          </w:rPr>
          <w:t>O</w:t>
        </w:r>
      </w:ins>
      <w:r>
        <w:rPr>
          <w:rFonts w:ascii="Poppins" w:eastAsia="Poppins" w:hAnsi="Poppins" w:cs="Poppins"/>
          <w:sz w:val="24"/>
          <w:szCs w:val="24"/>
        </w:rPr>
        <w:t xml:space="preserve">pen the terminal and write </w:t>
      </w:r>
    </w:p>
    <w:p w14:paraId="01C11E9D"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$sudo </w:t>
      </w:r>
      <w:proofErr w:type="spellStart"/>
      <w:r w:rsidRPr="401FEECC">
        <w:rPr>
          <w:rFonts w:ascii="Poppins" w:eastAsia="Poppins" w:hAnsi="Poppins" w:cs="Poppins"/>
          <w:sz w:val="24"/>
          <w:szCs w:val="24"/>
          <w:lang w:val="en-US"/>
        </w:rPr>
        <w:t>su</w:t>
      </w:r>
      <w:proofErr w:type="spellEnd"/>
    </w:p>
    <w:p w14:paraId="68C01E99" w14:textId="77777777" w:rsidR="00AF517D" w:rsidRDefault="00000000" w:rsidP="401FEECC">
      <w:pPr>
        <w:rPr>
          <w:rFonts w:ascii="Poppins" w:eastAsia="Poppins" w:hAnsi="Poppins" w:cs="Poppins"/>
          <w:sz w:val="24"/>
          <w:szCs w:val="24"/>
          <w:lang w:val="en-US"/>
        </w:rPr>
      </w:pPr>
      <w:proofErr w:type="spellStart"/>
      <w:r w:rsidRPr="401FEECC">
        <w:rPr>
          <w:rFonts w:ascii="Poppins" w:eastAsia="Poppins" w:hAnsi="Poppins" w:cs="Poppins"/>
          <w:sz w:val="24"/>
          <w:szCs w:val="24"/>
          <w:lang w:val="en-US"/>
        </w:rPr>
        <w:t>Attify</w:t>
      </w:r>
      <w:proofErr w:type="spellEnd"/>
    </w:p>
    <w:p w14:paraId="2D62C690" w14:textId="77777777" w:rsidR="00AF517D" w:rsidRDefault="00AF517D">
      <w:pPr>
        <w:rPr>
          <w:rFonts w:ascii="Poppins" w:eastAsia="Poppins" w:hAnsi="Poppins" w:cs="Poppins"/>
          <w:sz w:val="24"/>
          <w:szCs w:val="24"/>
        </w:rPr>
      </w:pPr>
    </w:p>
    <w:p w14:paraId="4168557C"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1445E183" wp14:editId="57E91643">
            <wp:extent cx="5943600" cy="1866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1866900"/>
                    </a:xfrm>
                    <a:prstGeom prst="rect">
                      <a:avLst/>
                    </a:prstGeom>
                    <a:ln/>
                  </pic:spPr>
                </pic:pic>
              </a:graphicData>
            </a:graphic>
          </wp:inline>
        </w:drawing>
      </w:r>
    </w:p>
    <w:p w14:paraId="5AA44159" w14:textId="77777777" w:rsidR="00AF517D" w:rsidRDefault="00AF517D">
      <w:pPr>
        <w:rPr>
          <w:rFonts w:ascii="Poppins" w:eastAsia="Poppins" w:hAnsi="Poppins" w:cs="Poppins"/>
          <w:sz w:val="24"/>
          <w:szCs w:val="24"/>
        </w:rPr>
      </w:pPr>
    </w:p>
    <w:p w14:paraId="6A6BE239" w14:textId="77777777" w:rsidR="00AF517D" w:rsidRDefault="00AF517D">
      <w:pPr>
        <w:rPr>
          <w:rFonts w:ascii="Poppins" w:eastAsia="Poppins" w:hAnsi="Poppins" w:cs="Poppins"/>
          <w:b/>
          <w:color w:val="0000FF"/>
          <w:sz w:val="28"/>
          <w:szCs w:val="28"/>
        </w:rPr>
      </w:pPr>
    </w:p>
    <w:p w14:paraId="47D29E51" w14:textId="77777777" w:rsidR="00AF517D" w:rsidRDefault="00000000">
      <w:pPr>
        <w:rPr>
          <w:rFonts w:ascii="Poppins" w:eastAsia="Poppins" w:hAnsi="Poppins" w:cs="Poppins"/>
          <w:b/>
          <w:color w:val="0000FF"/>
          <w:sz w:val="28"/>
          <w:szCs w:val="28"/>
        </w:rPr>
      </w:pPr>
      <w:r>
        <w:rPr>
          <w:rFonts w:ascii="Poppins" w:eastAsia="Poppins" w:hAnsi="Poppins" w:cs="Poppins"/>
          <w:b/>
          <w:color w:val="0000FF"/>
          <w:sz w:val="28"/>
          <w:szCs w:val="28"/>
        </w:rPr>
        <w:lastRenderedPageBreak/>
        <w:t>Static Analysis</w:t>
      </w:r>
    </w:p>
    <w:p w14:paraId="76105BB2" w14:textId="77777777" w:rsidR="00AF517D" w:rsidRDefault="00000000">
      <w:pPr>
        <w:spacing w:before="240" w:after="240"/>
        <w:rPr>
          <w:rFonts w:ascii="Poppins" w:eastAsia="Poppins" w:hAnsi="Poppins" w:cs="Poppins"/>
          <w:sz w:val="24"/>
          <w:szCs w:val="24"/>
        </w:rPr>
      </w:pPr>
      <w:r>
        <w:rPr>
          <w:rFonts w:ascii="Poppins" w:eastAsia="Poppins" w:hAnsi="Poppins" w:cs="Poppins"/>
          <w:sz w:val="24"/>
          <w:szCs w:val="24"/>
        </w:rPr>
        <w:t>Emulating firmware samples often presents difficulties. This document will examine static analysis using dynamic analysis to check findings.</w:t>
      </w:r>
    </w:p>
    <w:p w14:paraId="6C9AA66F"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To kick off the analysis, we'll use </w:t>
      </w:r>
      <w:proofErr w:type="spellStart"/>
      <w:r w:rsidRPr="401FEECC">
        <w:rPr>
          <w:rFonts w:ascii="Poppins" w:eastAsia="Poppins" w:hAnsi="Poppins" w:cs="Poppins"/>
          <w:sz w:val="24"/>
          <w:szCs w:val="24"/>
          <w:lang w:val="en-US"/>
        </w:rPr>
        <w:t>Binwalk</w:t>
      </w:r>
      <w:proofErr w:type="spellEnd"/>
      <w:r w:rsidRPr="401FEECC">
        <w:rPr>
          <w:rFonts w:ascii="Poppins" w:eastAsia="Poppins" w:hAnsi="Poppins" w:cs="Poppins"/>
          <w:sz w:val="24"/>
          <w:szCs w:val="24"/>
          <w:lang w:val="en-US"/>
        </w:rPr>
        <w:t>, a robust toolkit for extracting and analyzing firmware. Start by running this command to pull out the file system from the image file:</w:t>
      </w:r>
    </w:p>
    <w:p w14:paraId="03EFEA63" w14:textId="77777777" w:rsidR="00AF517D" w:rsidRDefault="00000000" w:rsidP="401FEECC">
      <w:pPr>
        <w:rPr>
          <w:rFonts w:ascii="Poppins" w:eastAsia="Poppins" w:hAnsi="Poppins" w:cs="Poppins"/>
          <w:color w:val="FF0000"/>
          <w:sz w:val="24"/>
          <w:szCs w:val="24"/>
          <w:lang w:val="en-US"/>
        </w:rPr>
      </w:pPr>
      <w:proofErr w:type="spellStart"/>
      <w:r w:rsidRPr="401FEECC">
        <w:rPr>
          <w:rFonts w:ascii="Poppins" w:eastAsia="Poppins" w:hAnsi="Poppins" w:cs="Poppins"/>
          <w:color w:val="FF0000"/>
          <w:sz w:val="24"/>
          <w:szCs w:val="24"/>
          <w:lang w:val="en-US"/>
        </w:rPr>
        <w:t>Binwalk</w:t>
      </w:r>
      <w:proofErr w:type="spellEnd"/>
      <w:r w:rsidRPr="401FEECC">
        <w:rPr>
          <w:rFonts w:ascii="Poppins" w:eastAsia="Poppins" w:hAnsi="Poppins" w:cs="Poppins"/>
          <w:color w:val="FF0000"/>
          <w:sz w:val="24"/>
          <w:szCs w:val="24"/>
          <w:lang w:val="en-US"/>
        </w:rPr>
        <w:t xml:space="preserve"> -e </w:t>
      </w:r>
      <w:proofErr w:type="spellStart"/>
      <w:r w:rsidRPr="401FEECC">
        <w:rPr>
          <w:rFonts w:ascii="Poppins" w:eastAsia="Poppins" w:hAnsi="Poppins" w:cs="Poppins"/>
          <w:color w:val="FF0000"/>
          <w:sz w:val="24"/>
          <w:szCs w:val="24"/>
          <w:lang w:val="en-US"/>
        </w:rPr>
        <w:t>imagefile.img</w:t>
      </w:r>
      <w:proofErr w:type="spellEnd"/>
    </w:p>
    <w:p w14:paraId="25FF8765"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b/>
          <w:bCs/>
          <w:sz w:val="24"/>
          <w:szCs w:val="24"/>
          <w:lang w:val="en-US"/>
        </w:rPr>
        <w:t xml:space="preserve">Step 2: </w:t>
      </w:r>
      <w:r w:rsidRPr="401FEECC">
        <w:rPr>
          <w:rFonts w:ascii="Poppins" w:eastAsia="Poppins" w:hAnsi="Poppins" w:cs="Poppins"/>
          <w:sz w:val="24"/>
          <w:szCs w:val="24"/>
          <w:lang w:val="en-US"/>
        </w:rPr>
        <w:t xml:space="preserve">$ </w:t>
      </w:r>
      <w:proofErr w:type="spellStart"/>
      <w:r w:rsidRPr="401FEECC">
        <w:rPr>
          <w:rFonts w:ascii="Poppins" w:eastAsia="Poppins" w:hAnsi="Poppins" w:cs="Poppins"/>
          <w:sz w:val="24"/>
          <w:szCs w:val="24"/>
          <w:lang w:val="en-US"/>
        </w:rPr>
        <w:t>binwalk</w:t>
      </w:r>
      <w:proofErr w:type="spellEnd"/>
      <w:r w:rsidRPr="401FEECC">
        <w:rPr>
          <w:rFonts w:ascii="Poppins" w:eastAsia="Poppins" w:hAnsi="Poppins" w:cs="Poppins"/>
          <w:sz w:val="24"/>
          <w:szCs w:val="24"/>
          <w:lang w:val="en-US"/>
        </w:rPr>
        <w:t xml:space="preserve"> -e IoTGoat-raspberry-pi2.img</w:t>
      </w:r>
    </w:p>
    <w:p w14:paraId="56FA06B5" w14:textId="77777777" w:rsidR="00AF517D" w:rsidRDefault="00AF517D">
      <w:pPr>
        <w:rPr>
          <w:rFonts w:ascii="Poppins" w:eastAsia="Poppins" w:hAnsi="Poppins" w:cs="Poppins"/>
          <w:sz w:val="24"/>
          <w:szCs w:val="24"/>
        </w:rPr>
      </w:pPr>
    </w:p>
    <w:p w14:paraId="50E01F80"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2407E09B" wp14:editId="5D407319">
            <wp:extent cx="5943600" cy="317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7500"/>
                    </a:xfrm>
                    <a:prstGeom prst="rect">
                      <a:avLst/>
                    </a:prstGeom>
                    <a:ln/>
                  </pic:spPr>
                </pic:pic>
              </a:graphicData>
            </a:graphic>
          </wp:inline>
        </w:drawing>
      </w:r>
    </w:p>
    <w:p w14:paraId="412551DC"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When you run this command, </w:t>
      </w:r>
      <w:proofErr w:type="spellStart"/>
      <w:r w:rsidRPr="401FEECC">
        <w:rPr>
          <w:rFonts w:ascii="Poppins" w:eastAsia="Poppins" w:hAnsi="Poppins" w:cs="Poppins"/>
          <w:sz w:val="24"/>
          <w:szCs w:val="24"/>
          <w:lang w:val="en-US"/>
        </w:rPr>
        <w:t>Binwalk</w:t>
      </w:r>
      <w:proofErr w:type="spellEnd"/>
      <w:r w:rsidRPr="401FEECC">
        <w:rPr>
          <w:rFonts w:ascii="Poppins" w:eastAsia="Poppins" w:hAnsi="Poppins" w:cs="Poppins"/>
          <w:sz w:val="24"/>
          <w:szCs w:val="24"/>
          <w:lang w:val="en-US"/>
        </w:rPr>
        <w:t xml:space="preserve"> will attempt to extract the filesystem and display important information, such as the following:</w:t>
      </w:r>
    </w:p>
    <w:p w14:paraId="4FC22F06"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0C8C694A" wp14:editId="01B0023F">
            <wp:extent cx="5990034" cy="6143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90034" cy="614363"/>
                    </a:xfrm>
                    <a:prstGeom prst="rect">
                      <a:avLst/>
                    </a:prstGeom>
                    <a:ln/>
                  </pic:spPr>
                </pic:pic>
              </a:graphicData>
            </a:graphic>
          </wp:inline>
        </w:drawing>
      </w:r>
    </w:p>
    <w:p w14:paraId="6792EBAB" w14:textId="77777777" w:rsidR="00AF517D" w:rsidRDefault="00AF517D">
      <w:pPr>
        <w:rPr>
          <w:rFonts w:ascii="Poppins" w:eastAsia="Poppins" w:hAnsi="Poppins" w:cs="Poppins"/>
          <w:b/>
          <w:sz w:val="24"/>
          <w:szCs w:val="24"/>
        </w:rPr>
      </w:pPr>
    </w:p>
    <w:p w14:paraId="0A67EDF2" w14:textId="77777777" w:rsidR="00AF517D" w:rsidRDefault="00000000">
      <w:pPr>
        <w:rPr>
          <w:rFonts w:ascii="Poppins" w:eastAsia="Poppins" w:hAnsi="Poppins" w:cs="Poppins"/>
          <w:sz w:val="24"/>
          <w:szCs w:val="24"/>
        </w:rPr>
      </w:pPr>
      <w:r>
        <w:rPr>
          <w:rFonts w:ascii="Poppins" w:eastAsia="Poppins" w:hAnsi="Poppins" w:cs="Poppins"/>
          <w:b/>
          <w:sz w:val="24"/>
          <w:szCs w:val="24"/>
        </w:rPr>
        <w:t>Step 3</w:t>
      </w:r>
      <w:r>
        <w:rPr>
          <w:rFonts w:ascii="Poppins" w:eastAsia="Poppins" w:hAnsi="Poppins" w:cs="Poppins"/>
          <w:sz w:val="24"/>
          <w:szCs w:val="24"/>
        </w:rPr>
        <w:t xml:space="preserve">: To check the file, </w:t>
      </w:r>
    </w:p>
    <w:p w14:paraId="502002D4" w14:textId="77777777" w:rsidR="00AF517D" w:rsidRDefault="00000000">
      <w:pPr>
        <w:rPr>
          <w:rFonts w:ascii="Poppins" w:eastAsia="Poppins" w:hAnsi="Poppins" w:cs="Poppins"/>
          <w:sz w:val="24"/>
          <w:szCs w:val="24"/>
        </w:rPr>
      </w:pPr>
      <w:r>
        <w:rPr>
          <w:rFonts w:ascii="Poppins" w:eastAsia="Poppins" w:hAnsi="Poppins" w:cs="Poppins"/>
          <w:sz w:val="24"/>
          <w:szCs w:val="24"/>
        </w:rPr>
        <w:t>$ ls</w:t>
      </w:r>
    </w:p>
    <w:p w14:paraId="77195568" w14:textId="77777777" w:rsidR="00AF517D" w:rsidRDefault="00000000">
      <w:pPr>
        <w:rPr>
          <w:rFonts w:ascii="Poppins" w:eastAsia="Poppins" w:hAnsi="Poppins" w:cs="Poppins"/>
          <w:sz w:val="24"/>
          <w:szCs w:val="24"/>
        </w:rPr>
      </w:pPr>
      <w:r>
        <w:rPr>
          <w:rFonts w:ascii="Poppins" w:eastAsia="Poppins" w:hAnsi="Poppins" w:cs="Poppins"/>
          <w:sz w:val="24"/>
          <w:szCs w:val="24"/>
        </w:rPr>
        <w:t>$ Downloads</w:t>
      </w:r>
    </w:p>
    <w:p w14:paraId="21EE612E" w14:textId="77777777" w:rsidR="00AF517D" w:rsidRDefault="00AF517D">
      <w:pPr>
        <w:rPr>
          <w:rFonts w:ascii="Poppins" w:eastAsia="Poppins" w:hAnsi="Poppins" w:cs="Poppins"/>
          <w:b/>
          <w:sz w:val="24"/>
          <w:szCs w:val="24"/>
        </w:rPr>
      </w:pPr>
    </w:p>
    <w:p w14:paraId="5112F8DA"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5852CD81" wp14:editId="7BA2A48E">
            <wp:extent cx="5943600" cy="1016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016000"/>
                    </a:xfrm>
                    <a:prstGeom prst="rect">
                      <a:avLst/>
                    </a:prstGeom>
                    <a:ln/>
                  </pic:spPr>
                </pic:pic>
              </a:graphicData>
            </a:graphic>
          </wp:inline>
        </w:drawing>
      </w:r>
    </w:p>
    <w:p w14:paraId="5FE1A68C" w14:textId="77777777" w:rsidR="00AF517D" w:rsidRDefault="00000000" w:rsidP="401FEECC">
      <w:pPr>
        <w:spacing w:before="240" w:after="240"/>
        <w:rPr>
          <w:rFonts w:ascii="Poppins" w:eastAsia="Poppins" w:hAnsi="Poppins" w:cs="Poppins"/>
          <w:sz w:val="24"/>
          <w:szCs w:val="24"/>
          <w:lang w:val="en-US"/>
        </w:rPr>
      </w:pPr>
      <w:r w:rsidRPr="401FEECC">
        <w:rPr>
          <w:rFonts w:ascii="Poppins" w:eastAsia="Poppins" w:hAnsi="Poppins" w:cs="Poppins"/>
          <w:sz w:val="24"/>
          <w:szCs w:val="24"/>
          <w:lang w:val="en-US"/>
        </w:rPr>
        <w:t xml:space="preserve">This output makes it evident that we are dealing with a Linux-based firmware sample. Most firmware samples are indeed Linux-based, but this particular one employs the </w:t>
      </w:r>
      <w:proofErr w:type="spellStart"/>
      <w:r w:rsidRPr="401FEECC">
        <w:rPr>
          <w:rFonts w:ascii="Poppins" w:eastAsia="Poppins" w:hAnsi="Poppins" w:cs="Poppins"/>
          <w:sz w:val="24"/>
          <w:szCs w:val="24"/>
          <w:lang w:val="en-US"/>
        </w:rPr>
        <w:t>SquashFS</w:t>
      </w:r>
      <w:proofErr w:type="spellEnd"/>
      <w:r w:rsidRPr="401FEECC">
        <w:rPr>
          <w:rFonts w:ascii="Poppins" w:eastAsia="Poppins" w:hAnsi="Poppins" w:cs="Poppins"/>
          <w:sz w:val="24"/>
          <w:szCs w:val="24"/>
          <w:lang w:val="en-US"/>
        </w:rPr>
        <w:t xml:space="preserve"> compressed filesystem. After you extract the filesystem, the first thing to do is to look for hardcoded user credentials. They </w:t>
      </w:r>
      <w:r w:rsidRPr="401FEECC">
        <w:rPr>
          <w:rFonts w:ascii="Poppins" w:eastAsia="Poppins" w:hAnsi="Poppins" w:cs="Poppins"/>
          <w:sz w:val="24"/>
          <w:szCs w:val="24"/>
          <w:lang w:val="en-US"/>
        </w:rPr>
        <w:lastRenderedPageBreak/>
        <w:t>occur frequently &amp; are easy to find. To start, head to the “</w:t>
      </w:r>
      <w:proofErr w:type="spellStart"/>
      <w:r w:rsidRPr="401FEECC">
        <w:rPr>
          <w:rFonts w:ascii="Poppins" w:eastAsia="Poppins" w:hAnsi="Poppins" w:cs="Poppins"/>
          <w:sz w:val="24"/>
          <w:szCs w:val="24"/>
          <w:lang w:val="en-US"/>
        </w:rPr>
        <w:t>etc</w:t>
      </w:r>
      <w:proofErr w:type="spellEnd"/>
      <w:r w:rsidRPr="401FEECC">
        <w:rPr>
          <w:rFonts w:ascii="Poppins" w:eastAsia="Poppins" w:hAnsi="Poppins" w:cs="Poppins"/>
          <w:sz w:val="24"/>
          <w:szCs w:val="24"/>
          <w:lang w:val="en-US"/>
        </w:rPr>
        <w:t xml:space="preserve"> directory. That's where you’ll find both the “passwd” and “shadow” files.</w:t>
      </w:r>
    </w:p>
    <w:p w14:paraId="6EBF4384"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b/>
          <w:bCs/>
          <w:sz w:val="24"/>
          <w:szCs w:val="24"/>
          <w:lang w:val="en-US"/>
        </w:rPr>
        <w:t xml:space="preserve">Step 3: </w:t>
      </w:r>
      <w:ins w:id="1" w:author="abhy" w:date="2024-08-14T03:14:00Z">
        <w:r w:rsidRPr="401FEECC">
          <w:rPr>
            <w:rFonts w:ascii="Poppins" w:eastAsia="Poppins" w:hAnsi="Poppins" w:cs="Poppins"/>
            <w:b/>
            <w:bCs/>
            <w:sz w:val="24"/>
            <w:szCs w:val="24"/>
            <w:lang w:val="en-US"/>
          </w:rPr>
          <w:t>U</w:t>
        </w:r>
      </w:ins>
      <w:r w:rsidRPr="401FEECC">
        <w:rPr>
          <w:rFonts w:ascii="Poppins" w:eastAsia="Poppins" w:hAnsi="Poppins" w:cs="Poppins"/>
          <w:sz w:val="24"/>
          <w:szCs w:val="24"/>
          <w:lang w:val="en-US"/>
        </w:rPr>
        <w:t>se the IoTGoat-raspberry-pi2.img-</w:t>
      </w:r>
      <w:proofErr w:type="gramStart"/>
      <w:r w:rsidRPr="401FEECC">
        <w:rPr>
          <w:rFonts w:ascii="Poppins" w:eastAsia="Poppins" w:hAnsi="Poppins" w:cs="Poppins"/>
          <w:sz w:val="24"/>
          <w:szCs w:val="24"/>
          <w:lang w:val="en-US"/>
        </w:rPr>
        <w:t>0.extracted</w:t>
      </w:r>
      <w:proofErr w:type="gramEnd"/>
    </w:p>
    <w:p w14:paraId="3A8E060E"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Open it and find a directory name </w:t>
      </w:r>
      <w:proofErr w:type="spellStart"/>
      <w:r w:rsidRPr="401FEECC">
        <w:rPr>
          <w:rFonts w:ascii="Poppins" w:eastAsia="Poppins" w:hAnsi="Poppins" w:cs="Poppins"/>
          <w:sz w:val="24"/>
          <w:szCs w:val="24"/>
          <w:lang w:val="en-US"/>
        </w:rPr>
        <w:t>squashfs</w:t>
      </w:r>
      <w:proofErr w:type="spellEnd"/>
      <w:r w:rsidRPr="401FEECC">
        <w:rPr>
          <w:rFonts w:ascii="Poppins" w:eastAsia="Poppins" w:hAnsi="Poppins" w:cs="Poppins"/>
          <w:sz w:val="24"/>
          <w:szCs w:val="24"/>
          <w:lang w:val="en-US"/>
        </w:rPr>
        <w:t xml:space="preserve">-root. </w:t>
      </w:r>
    </w:p>
    <w:p w14:paraId="758B1E86"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cd IoTGoat-raspberry-pi2.img-</w:t>
      </w:r>
      <w:proofErr w:type="gramStart"/>
      <w:r w:rsidRPr="401FEECC">
        <w:rPr>
          <w:rFonts w:ascii="Poppins" w:eastAsia="Poppins" w:hAnsi="Poppins" w:cs="Poppins"/>
          <w:sz w:val="24"/>
          <w:szCs w:val="24"/>
          <w:lang w:val="en-US"/>
        </w:rPr>
        <w:t>0.extracted</w:t>
      </w:r>
      <w:proofErr w:type="gramEnd"/>
    </w:p>
    <w:p w14:paraId="751EF9E8" w14:textId="77777777" w:rsidR="00AF517D" w:rsidRDefault="00000000">
      <w:pPr>
        <w:rPr>
          <w:rFonts w:ascii="Poppins" w:eastAsia="Poppins" w:hAnsi="Poppins" w:cs="Poppins"/>
          <w:sz w:val="24"/>
          <w:szCs w:val="24"/>
        </w:rPr>
      </w:pPr>
      <w:r>
        <w:rPr>
          <w:rFonts w:ascii="Poppins" w:eastAsia="Poppins" w:hAnsi="Poppins" w:cs="Poppins"/>
          <w:sz w:val="24"/>
          <w:szCs w:val="24"/>
        </w:rPr>
        <w:t>$ ls</w:t>
      </w:r>
    </w:p>
    <w:p w14:paraId="4066239B" w14:textId="77777777" w:rsidR="00AF517D" w:rsidRDefault="00AF517D">
      <w:pPr>
        <w:rPr>
          <w:rFonts w:ascii="Poppins" w:eastAsia="Poppins" w:hAnsi="Poppins" w:cs="Poppins"/>
          <w:sz w:val="24"/>
          <w:szCs w:val="24"/>
        </w:rPr>
      </w:pPr>
    </w:p>
    <w:p w14:paraId="2970C18F" w14:textId="77777777" w:rsidR="00AF517D" w:rsidRDefault="00000000">
      <w:pPr>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14:anchorId="298FD280" wp14:editId="0D8B362B">
            <wp:extent cx="5943600" cy="469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469900"/>
                    </a:xfrm>
                    <a:prstGeom prst="rect">
                      <a:avLst/>
                    </a:prstGeom>
                    <a:ln/>
                  </pic:spPr>
                </pic:pic>
              </a:graphicData>
            </a:graphic>
          </wp:inline>
        </w:drawing>
      </w:r>
    </w:p>
    <w:p w14:paraId="65BE5307" w14:textId="77777777" w:rsidR="00AF517D" w:rsidRDefault="00AF517D">
      <w:pPr>
        <w:rPr>
          <w:rFonts w:ascii="Poppins" w:eastAsia="Poppins" w:hAnsi="Poppins" w:cs="Poppins"/>
          <w:b/>
          <w:sz w:val="24"/>
          <w:szCs w:val="24"/>
        </w:rPr>
      </w:pPr>
    </w:p>
    <w:p w14:paraId="518429B4"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b/>
          <w:bCs/>
          <w:sz w:val="24"/>
          <w:szCs w:val="24"/>
          <w:lang w:val="en-US"/>
        </w:rPr>
        <w:t xml:space="preserve">Step 4: </w:t>
      </w:r>
      <w:r w:rsidRPr="401FEECC">
        <w:rPr>
          <w:rFonts w:ascii="Poppins" w:eastAsia="Poppins" w:hAnsi="Poppins" w:cs="Poppins"/>
          <w:sz w:val="24"/>
          <w:szCs w:val="24"/>
          <w:lang w:val="en-US"/>
        </w:rPr>
        <w:t xml:space="preserve"> $ cd </w:t>
      </w:r>
      <w:proofErr w:type="spellStart"/>
      <w:r w:rsidRPr="401FEECC">
        <w:rPr>
          <w:rFonts w:ascii="Poppins" w:eastAsia="Poppins" w:hAnsi="Poppins" w:cs="Poppins"/>
          <w:sz w:val="24"/>
          <w:szCs w:val="24"/>
          <w:lang w:val="en-US"/>
        </w:rPr>
        <w:t>squashfs</w:t>
      </w:r>
      <w:proofErr w:type="spellEnd"/>
      <w:r w:rsidRPr="401FEECC">
        <w:rPr>
          <w:rFonts w:ascii="Poppins" w:eastAsia="Poppins" w:hAnsi="Poppins" w:cs="Poppins"/>
          <w:sz w:val="24"/>
          <w:szCs w:val="24"/>
          <w:lang w:val="en-US"/>
        </w:rPr>
        <w:t>-root</w:t>
      </w:r>
    </w:p>
    <w:p w14:paraId="5640C963" w14:textId="77777777" w:rsidR="00AF517D" w:rsidRDefault="00000000">
      <w:pPr>
        <w:rPr>
          <w:rFonts w:ascii="Poppins" w:eastAsia="Poppins" w:hAnsi="Poppins" w:cs="Poppins"/>
          <w:sz w:val="24"/>
          <w:szCs w:val="24"/>
        </w:rPr>
      </w:pPr>
      <w:r>
        <w:rPr>
          <w:rFonts w:ascii="Poppins" w:eastAsia="Poppins" w:hAnsi="Poppins" w:cs="Poppins"/>
          <w:b/>
          <w:sz w:val="24"/>
          <w:szCs w:val="24"/>
        </w:rPr>
        <w:t xml:space="preserve">                  </w:t>
      </w:r>
      <w:r>
        <w:rPr>
          <w:rFonts w:ascii="Poppins" w:eastAsia="Poppins" w:hAnsi="Poppins" w:cs="Poppins"/>
          <w:sz w:val="24"/>
          <w:szCs w:val="24"/>
        </w:rPr>
        <w:t>$ ls</w:t>
      </w:r>
    </w:p>
    <w:p w14:paraId="0E7AC37E"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30A9D5E8" wp14:editId="7E7FE74A">
            <wp:extent cx="5943600" cy="368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68300"/>
                    </a:xfrm>
                    <a:prstGeom prst="rect">
                      <a:avLst/>
                    </a:prstGeom>
                    <a:ln/>
                  </pic:spPr>
                </pic:pic>
              </a:graphicData>
            </a:graphic>
          </wp:inline>
        </w:drawing>
      </w:r>
    </w:p>
    <w:p w14:paraId="16AA7B2A" w14:textId="77777777" w:rsidR="00AF517D" w:rsidRDefault="00000000" w:rsidP="401FEECC">
      <w:pPr>
        <w:rPr>
          <w:rFonts w:ascii="Poppins" w:eastAsia="Poppins" w:hAnsi="Poppins" w:cs="Poppins"/>
          <w:b/>
          <w:bCs/>
          <w:sz w:val="24"/>
          <w:szCs w:val="24"/>
          <w:lang w:val="en-US"/>
        </w:rPr>
      </w:pPr>
      <w:r w:rsidRPr="401FEECC">
        <w:rPr>
          <w:rFonts w:ascii="Poppins" w:eastAsia="Poppins" w:hAnsi="Poppins" w:cs="Poppins"/>
          <w:b/>
          <w:bCs/>
          <w:sz w:val="24"/>
          <w:szCs w:val="24"/>
          <w:lang w:val="en-US"/>
        </w:rPr>
        <w:t>Step 5:</w:t>
      </w:r>
      <w:r w:rsidRPr="401FEECC">
        <w:rPr>
          <w:rFonts w:ascii="Poppins" w:eastAsia="Poppins" w:hAnsi="Poppins" w:cs="Poppins"/>
          <w:sz w:val="24"/>
          <w:szCs w:val="24"/>
          <w:lang w:val="en-US"/>
        </w:rPr>
        <w:t xml:space="preserve"> $ cd </w:t>
      </w:r>
      <w:proofErr w:type="spellStart"/>
      <w:r w:rsidRPr="401FEECC">
        <w:rPr>
          <w:rFonts w:ascii="Poppins" w:eastAsia="Poppins" w:hAnsi="Poppins" w:cs="Poppins"/>
          <w:sz w:val="24"/>
          <w:szCs w:val="24"/>
          <w:lang w:val="en-US"/>
        </w:rPr>
        <w:t>etc</w:t>
      </w:r>
      <w:proofErr w:type="spellEnd"/>
      <w:r w:rsidRPr="401FEECC">
        <w:rPr>
          <w:rFonts w:ascii="Poppins" w:eastAsia="Poppins" w:hAnsi="Poppins" w:cs="Poppins"/>
          <w:sz w:val="24"/>
          <w:szCs w:val="24"/>
          <w:lang w:val="en-US"/>
        </w:rPr>
        <w:t>/ - where both the “passwd” and “shadow” files are present</w:t>
      </w:r>
      <w:r w:rsidRPr="401FEECC">
        <w:rPr>
          <w:rFonts w:ascii="Poppins" w:eastAsia="Poppins" w:hAnsi="Poppins" w:cs="Poppins"/>
          <w:b/>
          <w:bCs/>
          <w:sz w:val="24"/>
          <w:szCs w:val="24"/>
          <w:lang w:val="en-US"/>
        </w:rPr>
        <w:t>.</w:t>
      </w:r>
    </w:p>
    <w:p w14:paraId="2543AB30" w14:textId="77777777" w:rsidR="00AF517D" w:rsidRDefault="00AF517D">
      <w:pPr>
        <w:rPr>
          <w:rFonts w:ascii="Poppins" w:eastAsia="Poppins" w:hAnsi="Poppins" w:cs="Poppins"/>
          <w:b/>
          <w:sz w:val="24"/>
          <w:szCs w:val="24"/>
        </w:rPr>
      </w:pPr>
    </w:p>
    <w:p w14:paraId="300B1B5E"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0BD90310" wp14:editId="1F5735FC">
            <wp:extent cx="5943600" cy="431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431800"/>
                    </a:xfrm>
                    <a:prstGeom prst="rect">
                      <a:avLst/>
                    </a:prstGeom>
                    <a:ln/>
                  </pic:spPr>
                </pic:pic>
              </a:graphicData>
            </a:graphic>
          </wp:inline>
        </w:drawing>
      </w:r>
    </w:p>
    <w:p w14:paraId="3525B134"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6FBECEB9" wp14:editId="060D88AB">
            <wp:extent cx="5943600" cy="1422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1422400"/>
                    </a:xfrm>
                    <a:prstGeom prst="rect">
                      <a:avLst/>
                    </a:prstGeom>
                    <a:ln/>
                  </pic:spPr>
                </pic:pic>
              </a:graphicData>
            </a:graphic>
          </wp:inline>
        </w:drawing>
      </w:r>
    </w:p>
    <w:p w14:paraId="020BD962" w14:textId="77777777" w:rsidR="00AF517D" w:rsidRDefault="00000000">
      <w:pPr>
        <w:rPr>
          <w:rFonts w:ascii="Poppins" w:eastAsia="Poppins" w:hAnsi="Poppins" w:cs="Poppins"/>
          <w:sz w:val="24"/>
          <w:szCs w:val="24"/>
        </w:rPr>
      </w:pPr>
      <w:r>
        <w:rPr>
          <w:rFonts w:ascii="Poppins" w:eastAsia="Poppins" w:hAnsi="Poppins" w:cs="Poppins"/>
          <w:b/>
          <w:sz w:val="24"/>
          <w:szCs w:val="24"/>
        </w:rPr>
        <w:t xml:space="preserve">Step 6: </w:t>
      </w:r>
      <w:r>
        <w:rPr>
          <w:rFonts w:ascii="Poppins" w:eastAsia="Poppins" w:hAnsi="Poppins" w:cs="Poppins"/>
          <w:sz w:val="24"/>
          <w:szCs w:val="24"/>
        </w:rPr>
        <w:t xml:space="preserve">To combine the information from the "shadow" and "passwd" files, you can use a password cracking tool "John the Ripper" which performs brute-force on password hashes. </w:t>
      </w:r>
    </w:p>
    <w:p w14:paraId="1B9F2EA4" w14:textId="77777777" w:rsidR="00AF517D" w:rsidRDefault="00AF517D">
      <w:pPr>
        <w:rPr>
          <w:rFonts w:ascii="Poppins" w:eastAsia="Poppins" w:hAnsi="Poppins" w:cs="Poppins"/>
          <w:b/>
          <w:sz w:val="24"/>
          <w:szCs w:val="24"/>
        </w:rPr>
      </w:pPr>
    </w:p>
    <w:p w14:paraId="44CCF93C"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 unshadow passwd shadow &gt; </w:t>
      </w:r>
      <w:proofErr w:type="spellStart"/>
      <w:r w:rsidRPr="401FEECC">
        <w:rPr>
          <w:rFonts w:ascii="Poppins" w:eastAsia="Poppins" w:hAnsi="Poppins" w:cs="Poppins"/>
          <w:sz w:val="24"/>
          <w:szCs w:val="24"/>
          <w:lang w:val="en-US"/>
        </w:rPr>
        <w:t>iotgoat.db</w:t>
      </w:r>
      <w:proofErr w:type="spellEnd"/>
    </w:p>
    <w:p w14:paraId="0682515C"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5040CC88" wp14:editId="60F35106">
            <wp:extent cx="5943600" cy="190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190500"/>
                    </a:xfrm>
                    <a:prstGeom prst="rect">
                      <a:avLst/>
                    </a:prstGeom>
                    <a:ln/>
                  </pic:spPr>
                </pic:pic>
              </a:graphicData>
            </a:graphic>
          </wp:inline>
        </w:drawing>
      </w:r>
    </w:p>
    <w:p w14:paraId="5077F2BD" w14:textId="77777777" w:rsidR="00AF517D" w:rsidRDefault="00AF517D">
      <w:pPr>
        <w:rPr>
          <w:rFonts w:ascii="Poppins" w:eastAsia="Poppins" w:hAnsi="Poppins" w:cs="Poppins"/>
          <w:b/>
          <w:sz w:val="24"/>
          <w:szCs w:val="24"/>
        </w:rPr>
      </w:pPr>
    </w:p>
    <w:p w14:paraId="24A81EF8" w14:textId="77777777" w:rsidR="00AF517D" w:rsidRDefault="00000000">
      <w:pPr>
        <w:rPr>
          <w:rFonts w:ascii="Poppins" w:eastAsia="Poppins" w:hAnsi="Poppins" w:cs="Poppins"/>
          <w:sz w:val="24"/>
          <w:szCs w:val="24"/>
        </w:rPr>
      </w:pPr>
      <w:r>
        <w:rPr>
          <w:rFonts w:ascii="Poppins" w:eastAsia="Poppins" w:hAnsi="Poppins" w:cs="Poppins"/>
          <w:b/>
          <w:sz w:val="24"/>
          <w:szCs w:val="24"/>
        </w:rPr>
        <w:lastRenderedPageBreak/>
        <w:t xml:space="preserve">Step 7: </w:t>
      </w:r>
      <w:r>
        <w:rPr>
          <w:rFonts w:ascii="Poppins" w:eastAsia="Poppins" w:hAnsi="Poppins" w:cs="Poppins"/>
          <w:sz w:val="24"/>
          <w:szCs w:val="24"/>
        </w:rPr>
        <w:t>Once the file is setup, now you have to perform a brute-force attack. For this attack, you need a dictionary that contains a simple text file containing words to test against the user's hashes.  In this case, the wordlist from the Mirai botnet will work just fine. Go ahead &amp; download it from</w:t>
      </w:r>
    </w:p>
    <w:p w14:paraId="60B8CF8E" w14:textId="77777777" w:rsidR="00AF517D" w:rsidRDefault="00000000">
      <w:pPr>
        <w:rPr>
          <w:rFonts w:ascii="Poppins" w:eastAsia="Poppins" w:hAnsi="Poppins" w:cs="Poppins"/>
          <w:sz w:val="24"/>
          <w:szCs w:val="24"/>
        </w:rPr>
      </w:pPr>
      <w:r>
        <w:rPr>
          <w:rFonts w:ascii="Poppins" w:eastAsia="Poppins" w:hAnsi="Poppins" w:cs="Poppins"/>
          <w:sz w:val="24"/>
          <w:szCs w:val="24"/>
        </w:rPr>
        <w:t xml:space="preserve">here: </w:t>
      </w:r>
      <w:hyperlink r:id="rId16">
        <w:r>
          <w:rPr>
            <w:rFonts w:ascii="Poppins" w:eastAsia="Poppins" w:hAnsi="Poppins" w:cs="Poppins"/>
            <w:color w:val="1155CC"/>
            <w:sz w:val="24"/>
            <w:szCs w:val="24"/>
            <w:u w:val="single"/>
          </w:rPr>
          <w:t>https://raw.githubusercontent.com/0xroman1/Lists/main/Mirai.txt</w:t>
        </w:r>
      </w:hyperlink>
      <w:r>
        <w:rPr>
          <w:rFonts w:ascii="Poppins" w:eastAsia="Poppins" w:hAnsi="Poppins" w:cs="Poppins"/>
          <w:sz w:val="24"/>
          <w:szCs w:val="24"/>
        </w:rPr>
        <w:t xml:space="preserve"> </w:t>
      </w:r>
    </w:p>
    <w:p w14:paraId="2CFF7505" w14:textId="77777777" w:rsidR="00AF517D" w:rsidRDefault="00000000">
      <w:pPr>
        <w:rPr>
          <w:rFonts w:ascii="Poppins" w:eastAsia="Poppins" w:hAnsi="Poppins" w:cs="Poppins"/>
          <w:sz w:val="24"/>
          <w:szCs w:val="24"/>
        </w:rPr>
      </w:pPr>
      <w:r>
        <w:rPr>
          <w:rFonts w:ascii="Poppins" w:eastAsia="Poppins" w:hAnsi="Poppins" w:cs="Poppins"/>
          <w:sz w:val="24"/>
          <w:szCs w:val="24"/>
        </w:rPr>
        <w:t xml:space="preserve">$ </w:t>
      </w:r>
      <w:proofErr w:type="spellStart"/>
      <w:r>
        <w:rPr>
          <w:rFonts w:ascii="Poppins" w:eastAsia="Poppins" w:hAnsi="Poppins" w:cs="Poppins"/>
          <w:sz w:val="24"/>
          <w:szCs w:val="24"/>
        </w:rPr>
        <w:t>wget</w:t>
      </w:r>
      <w:proofErr w:type="spellEnd"/>
      <w:r>
        <w:rPr>
          <w:rFonts w:ascii="Poppins" w:eastAsia="Poppins" w:hAnsi="Poppins" w:cs="Poppins"/>
          <w:sz w:val="24"/>
          <w:szCs w:val="24"/>
        </w:rPr>
        <w:t xml:space="preserve"> </w:t>
      </w:r>
      <w:hyperlink r:id="rId17">
        <w:r>
          <w:rPr>
            <w:rFonts w:ascii="Poppins" w:eastAsia="Poppins" w:hAnsi="Poppins" w:cs="Poppins"/>
            <w:color w:val="1155CC"/>
            <w:sz w:val="24"/>
            <w:szCs w:val="24"/>
            <w:u w:val="single"/>
          </w:rPr>
          <w:t>https://raw.githubusercontent.com/0xroman1/Lists/main/Mirai.txt</w:t>
        </w:r>
      </w:hyperlink>
      <w:r>
        <w:rPr>
          <w:rFonts w:ascii="Poppins" w:eastAsia="Poppins" w:hAnsi="Poppins" w:cs="Poppins"/>
          <w:sz w:val="24"/>
          <w:szCs w:val="24"/>
        </w:rPr>
        <w:t xml:space="preserve"> </w:t>
      </w:r>
    </w:p>
    <w:p w14:paraId="5F391303" w14:textId="77777777" w:rsidR="00AF517D" w:rsidRDefault="00AF517D">
      <w:pPr>
        <w:rPr>
          <w:rFonts w:ascii="Poppins" w:eastAsia="Poppins" w:hAnsi="Poppins" w:cs="Poppins"/>
          <w:sz w:val="24"/>
          <w:szCs w:val="24"/>
        </w:rPr>
      </w:pPr>
    </w:p>
    <w:p w14:paraId="2B9B3DE5"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7178484A" wp14:editId="2E7A3B6A">
            <wp:extent cx="5943600" cy="1270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270000"/>
                    </a:xfrm>
                    <a:prstGeom prst="rect">
                      <a:avLst/>
                    </a:prstGeom>
                    <a:ln/>
                  </pic:spPr>
                </pic:pic>
              </a:graphicData>
            </a:graphic>
          </wp:inline>
        </w:drawing>
      </w:r>
    </w:p>
    <w:p w14:paraId="7DA251EE" w14:textId="77777777" w:rsidR="00AF517D" w:rsidRDefault="00AF517D">
      <w:pPr>
        <w:rPr>
          <w:rFonts w:ascii="Poppins" w:eastAsia="Poppins" w:hAnsi="Poppins" w:cs="Poppins"/>
          <w:b/>
          <w:sz w:val="24"/>
          <w:szCs w:val="24"/>
        </w:rPr>
      </w:pPr>
    </w:p>
    <w:p w14:paraId="572E0C33" w14:textId="77777777" w:rsidR="00AF517D" w:rsidRDefault="00000000">
      <w:pPr>
        <w:spacing w:before="240" w:after="240"/>
        <w:rPr>
          <w:rFonts w:ascii="Poppins" w:eastAsia="Poppins" w:hAnsi="Poppins" w:cs="Poppins"/>
          <w:sz w:val="24"/>
          <w:szCs w:val="24"/>
        </w:rPr>
      </w:pPr>
      <w:r>
        <w:rPr>
          <w:rFonts w:ascii="Poppins" w:eastAsia="Poppins" w:hAnsi="Poppins" w:cs="Poppins"/>
          <w:sz w:val="24"/>
          <w:szCs w:val="24"/>
        </w:rPr>
        <w:t>After you've got the text file downloaded, you can begin the brute-force process by running this command:</w:t>
      </w:r>
    </w:p>
    <w:p w14:paraId="1C96DA5E" w14:textId="77777777" w:rsidR="00AF517D" w:rsidRDefault="00000000">
      <w:pPr>
        <w:rPr>
          <w:rFonts w:ascii="Poppins" w:eastAsia="Poppins" w:hAnsi="Poppins" w:cs="Poppins"/>
          <w:b/>
          <w:sz w:val="24"/>
          <w:szCs w:val="24"/>
        </w:rPr>
      </w:pPr>
      <w:r>
        <w:rPr>
          <w:rFonts w:ascii="Poppins" w:eastAsia="Poppins" w:hAnsi="Poppins" w:cs="Poppins"/>
          <w:b/>
          <w:sz w:val="24"/>
          <w:szCs w:val="24"/>
        </w:rPr>
        <w:t xml:space="preserve">Step 8: </w:t>
      </w:r>
      <w:r>
        <w:rPr>
          <w:rFonts w:ascii="Poppins" w:eastAsia="Poppins" w:hAnsi="Poppins" w:cs="Poppins"/>
          <w:sz w:val="24"/>
          <w:szCs w:val="24"/>
        </w:rPr>
        <w:t xml:space="preserve">john </w:t>
      </w:r>
      <w:proofErr w:type="spellStart"/>
      <w:r>
        <w:rPr>
          <w:rFonts w:ascii="Poppins" w:eastAsia="Poppins" w:hAnsi="Poppins" w:cs="Poppins"/>
          <w:sz w:val="24"/>
          <w:szCs w:val="24"/>
        </w:rPr>
        <w:t>iotgoat.db</w:t>
      </w:r>
      <w:proofErr w:type="spellEnd"/>
      <w:r>
        <w:rPr>
          <w:rFonts w:ascii="Poppins" w:eastAsia="Poppins" w:hAnsi="Poppins" w:cs="Poppins"/>
          <w:sz w:val="24"/>
          <w:szCs w:val="24"/>
        </w:rPr>
        <w:t xml:space="preserve"> --wordlist=</w:t>
      </w:r>
      <w:r>
        <w:rPr>
          <w:rFonts w:ascii="Poppins" w:eastAsia="Poppins" w:hAnsi="Poppins" w:cs="Poppins"/>
          <w:b/>
          <w:sz w:val="24"/>
          <w:szCs w:val="24"/>
        </w:rPr>
        <w:t>textfilename.txt</w:t>
      </w:r>
    </w:p>
    <w:p w14:paraId="624419D2" w14:textId="77777777" w:rsidR="00AF517D" w:rsidRDefault="00000000">
      <w:pPr>
        <w:rPr>
          <w:rFonts w:ascii="Poppins" w:eastAsia="Poppins" w:hAnsi="Poppins" w:cs="Poppins"/>
          <w:sz w:val="24"/>
          <w:szCs w:val="24"/>
        </w:rPr>
      </w:pPr>
      <w:r>
        <w:rPr>
          <w:rFonts w:ascii="Poppins" w:eastAsia="Poppins" w:hAnsi="Poppins" w:cs="Poppins"/>
          <w:sz w:val="24"/>
          <w:szCs w:val="24"/>
        </w:rPr>
        <w:t xml:space="preserve">$ john </w:t>
      </w:r>
      <w:proofErr w:type="spellStart"/>
      <w:r>
        <w:rPr>
          <w:rFonts w:ascii="Poppins" w:eastAsia="Poppins" w:hAnsi="Poppins" w:cs="Poppins"/>
          <w:sz w:val="24"/>
          <w:szCs w:val="24"/>
        </w:rPr>
        <w:t>iotgoat.db</w:t>
      </w:r>
      <w:proofErr w:type="spellEnd"/>
      <w:r>
        <w:rPr>
          <w:rFonts w:ascii="Poppins" w:eastAsia="Poppins" w:hAnsi="Poppins" w:cs="Poppins"/>
          <w:sz w:val="24"/>
          <w:szCs w:val="24"/>
        </w:rPr>
        <w:t xml:space="preserve"> –wordlist=Mirai.txt</w:t>
      </w:r>
    </w:p>
    <w:p w14:paraId="699F66AD" w14:textId="77777777" w:rsidR="00AF517D" w:rsidRDefault="00000000">
      <w:pPr>
        <w:spacing w:before="240" w:after="240"/>
        <w:rPr>
          <w:rFonts w:ascii="Poppins" w:eastAsia="Poppins" w:hAnsi="Poppins" w:cs="Poppins"/>
          <w:sz w:val="24"/>
          <w:szCs w:val="24"/>
        </w:rPr>
      </w:pPr>
      <w:r>
        <w:rPr>
          <w:rFonts w:ascii="Poppins" w:eastAsia="Poppins" w:hAnsi="Poppins" w:cs="Poppins"/>
          <w:sz w:val="24"/>
          <w:szCs w:val="24"/>
        </w:rPr>
        <w:t xml:space="preserve">From what we see now, it's clear that the </w:t>
      </w:r>
      <w:r>
        <w:rPr>
          <w:rFonts w:ascii="Poppins" w:eastAsia="Poppins" w:hAnsi="Poppins" w:cs="Poppins"/>
          <w:b/>
          <w:sz w:val="24"/>
          <w:szCs w:val="24"/>
        </w:rPr>
        <w:t>"</w:t>
      </w:r>
      <w:proofErr w:type="spellStart"/>
      <w:r>
        <w:rPr>
          <w:rFonts w:ascii="Poppins" w:eastAsia="Poppins" w:hAnsi="Poppins" w:cs="Poppins"/>
          <w:b/>
          <w:sz w:val="24"/>
          <w:szCs w:val="24"/>
        </w:rPr>
        <w:t>iotgoatuser</w:t>
      </w:r>
      <w:proofErr w:type="spellEnd"/>
      <w:r>
        <w:rPr>
          <w:rFonts w:ascii="Poppins" w:eastAsia="Poppins" w:hAnsi="Poppins" w:cs="Poppins"/>
          <w:sz w:val="24"/>
          <w:szCs w:val="24"/>
        </w:rPr>
        <w:t>" has a password of "</w:t>
      </w:r>
      <w:r>
        <w:rPr>
          <w:rFonts w:ascii="Poppins" w:eastAsia="Poppins" w:hAnsi="Poppins" w:cs="Poppins"/>
          <w:b/>
          <w:sz w:val="24"/>
          <w:szCs w:val="24"/>
        </w:rPr>
        <w:t>7ujMko0vizxv</w:t>
      </w:r>
      <w:r>
        <w:rPr>
          <w:rFonts w:ascii="Poppins" w:eastAsia="Poppins" w:hAnsi="Poppins" w:cs="Poppins"/>
          <w:sz w:val="24"/>
          <w:szCs w:val="24"/>
        </w:rPr>
        <w:t>." Although we’ve found some basic user credentials, there are still many more significant findings waiting within the filesystem before we move on to exploiting these credentials.</w:t>
      </w:r>
    </w:p>
    <w:p w14:paraId="2332EF70"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mc:AlternateContent>
          <mc:Choice Requires="wpg">
            <w:drawing>
              <wp:inline distT="114300" distB="114300" distL="114300" distR="114300" wp14:anchorId="22462727" wp14:editId="7858CE3E">
                <wp:extent cx="5943600" cy="825500"/>
                <wp:effectExtent l="0" t="0" r="0" b="0"/>
                <wp:docPr id="4" name="Group 4"/>
                <wp:cNvGraphicFramePr/>
                <a:graphic xmlns:a="http://schemas.openxmlformats.org/drawingml/2006/main">
                  <a:graphicData uri="http://schemas.microsoft.com/office/word/2010/wordprocessingGroup">
                    <wpg:wgp>
                      <wpg:cNvGrpSpPr/>
                      <wpg:grpSpPr>
                        <a:xfrm>
                          <a:off x="0" y="0"/>
                          <a:ext cx="5943600" cy="825500"/>
                          <a:chOff x="152400" y="142875"/>
                          <a:chExt cx="5953125" cy="819150"/>
                        </a:xfrm>
                      </wpg:grpSpPr>
                      <pic:pic xmlns:pic="http://schemas.openxmlformats.org/drawingml/2006/picture">
                        <pic:nvPicPr>
                          <pic:cNvPr id="1952371271" name="Shape 8"/>
                          <pic:cNvPicPr preferRelativeResize="0"/>
                        </pic:nvPicPr>
                        <pic:blipFill>
                          <a:blip r:embed="rId19">
                            <a:alphaModFix/>
                          </a:blip>
                          <a:stretch>
                            <a:fillRect/>
                          </a:stretch>
                        </pic:blipFill>
                        <pic:spPr>
                          <a:xfrm>
                            <a:off x="152400" y="152400"/>
                            <a:ext cx="5943600" cy="809625"/>
                          </a:xfrm>
                          <a:prstGeom prst="rect">
                            <a:avLst/>
                          </a:prstGeom>
                          <a:noFill/>
                          <a:ln>
                            <a:noFill/>
                          </a:ln>
                        </pic:spPr>
                      </pic:pic>
                      <wps:wsp>
                        <wps:cNvPr id="1405113053" name="Rectangle 1405113053"/>
                        <wps:cNvSpPr/>
                        <wps:spPr>
                          <a:xfrm>
                            <a:off x="4488900" y="152400"/>
                            <a:ext cx="1607100" cy="111600"/>
                          </a:xfrm>
                          <a:prstGeom prst="rect">
                            <a:avLst/>
                          </a:prstGeom>
                          <a:noFill/>
                          <a:ln w="19050" cap="flat" cmpd="sng">
                            <a:solidFill>
                              <a:srgbClr val="FF0000"/>
                            </a:solidFill>
                            <a:prstDash val="solid"/>
                            <a:round/>
                            <a:headEnd type="none" w="sm" len="sm"/>
                            <a:tailEnd type="none" w="sm" len="sm"/>
                          </a:ln>
                        </wps:spPr>
                        <wps:txbx>
                          <w:txbxContent>
                            <w:p w14:paraId="126F1C0D"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s:wsp>
                        <wps:cNvPr id="757492490" name="Rectangle 757492490"/>
                        <wps:cNvSpPr/>
                        <wps:spPr>
                          <a:xfrm>
                            <a:off x="164450" y="265950"/>
                            <a:ext cx="294300" cy="111600"/>
                          </a:xfrm>
                          <a:prstGeom prst="rect">
                            <a:avLst/>
                          </a:prstGeom>
                          <a:noFill/>
                          <a:ln w="19050" cap="flat" cmpd="sng">
                            <a:solidFill>
                              <a:srgbClr val="FF0000"/>
                            </a:solidFill>
                            <a:prstDash val="solid"/>
                            <a:round/>
                            <a:headEnd type="none" w="sm" len="sm"/>
                            <a:tailEnd type="none" w="sm" len="sm"/>
                          </a:ln>
                        </wps:spPr>
                        <wps:txbx>
                          <w:txbxContent>
                            <w:p w14:paraId="7F6FB1A8"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825500"/>
                <wp:effectExtent l="0" t="0" r="0" b="0"/>
                <wp:docPr id="4"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5943600" cy="825500"/>
                        </a:xfrm>
                        <a:prstGeom prst="rect"/>
                        <a:ln/>
                      </pic:spPr>
                    </pic:pic>
                  </a:graphicData>
                </a:graphic>
              </wp:inline>
            </w:drawing>
          </mc:Fallback>
        </mc:AlternateContent>
      </w:r>
    </w:p>
    <w:p w14:paraId="74186770" w14:textId="77777777" w:rsidR="00AF517D" w:rsidRDefault="00000000">
      <w:pPr>
        <w:spacing w:before="240" w:after="240"/>
        <w:rPr>
          <w:rFonts w:ascii="Poppins" w:eastAsia="Poppins" w:hAnsi="Poppins" w:cs="Poppins"/>
          <w:sz w:val="24"/>
          <w:szCs w:val="24"/>
        </w:rPr>
      </w:pPr>
      <w:r>
        <w:rPr>
          <w:rFonts w:ascii="Poppins" w:eastAsia="Poppins" w:hAnsi="Poppins" w:cs="Poppins"/>
          <w:sz w:val="24"/>
          <w:szCs w:val="24"/>
        </w:rPr>
        <w:t>Next up is using our previously installed "</w:t>
      </w:r>
      <w:proofErr w:type="spellStart"/>
      <w:r>
        <w:rPr>
          <w:rFonts w:ascii="Poppins" w:eastAsia="Poppins" w:hAnsi="Poppins" w:cs="Poppins"/>
          <w:sz w:val="24"/>
          <w:szCs w:val="24"/>
        </w:rPr>
        <w:t>firmwalker</w:t>
      </w:r>
      <w:proofErr w:type="spellEnd"/>
      <w:r>
        <w:rPr>
          <w:rFonts w:ascii="Poppins" w:eastAsia="Poppins" w:hAnsi="Poppins" w:cs="Poppins"/>
          <w:sz w:val="24"/>
          <w:szCs w:val="24"/>
        </w:rPr>
        <w:t>" tool. Open the directory where you have this utility stored &amp; run the script while providing it with the path to your extracted filesystem.</w:t>
      </w:r>
    </w:p>
    <w:p w14:paraId="67452607" w14:textId="77777777" w:rsidR="00AF517D" w:rsidRDefault="00AF517D">
      <w:pPr>
        <w:rPr>
          <w:rFonts w:ascii="Poppins" w:eastAsia="Poppins" w:hAnsi="Poppins" w:cs="Poppins"/>
          <w:sz w:val="24"/>
          <w:szCs w:val="24"/>
        </w:rPr>
      </w:pPr>
    </w:p>
    <w:p w14:paraId="62D0BB93"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mc:AlternateContent>
          <mc:Choice Requires="wpg">
            <w:drawing>
              <wp:inline distT="114300" distB="114300" distL="114300" distR="114300" wp14:anchorId="01ED20E1" wp14:editId="01131110">
                <wp:extent cx="5943600" cy="355600"/>
                <wp:effectExtent l="0" t="0" r="0" b="0"/>
                <wp:docPr id="2" name="Group 2"/>
                <wp:cNvGraphicFramePr/>
                <a:graphic xmlns:a="http://schemas.openxmlformats.org/drawingml/2006/main">
                  <a:graphicData uri="http://schemas.microsoft.com/office/word/2010/wordprocessingGroup">
                    <wpg:wgp>
                      <wpg:cNvGrpSpPr/>
                      <wpg:grpSpPr>
                        <a:xfrm>
                          <a:off x="0" y="0"/>
                          <a:ext cx="5943600" cy="355600"/>
                          <a:chOff x="152400" y="152400"/>
                          <a:chExt cx="5943600" cy="342900"/>
                        </a:xfrm>
                      </wpg:grpSpPr>
                      <pic:pic xmlns:pic="http://schemas.openxmlformats.org/drawingml/2006/picture">
                        <pic:nvPicPr>
                          <pic:cNvPr id="412568551" name="Shape 4"/>
                          <pic:cNvPicPr preferRelativeResize="0"/>
                        </pic:nvPicPr>
                        <pic:blipFill>
                          <a:blip r:embed="rId24">
                            <a:alphaModFix/>
                          </a:blip>
                          <a:stretch>
                            <a:fillRect/>
                          </a:stretch>
                        </pic:blipFill>
                        <pic:spPr>
                          <a:xfrm>
                            <a:off x="152400" y="152400"/>
                            <a:ext cx="5943600" cy="342900"/>
                          </a:xfrm>
                          <a:prstGeom prst="rect">
                            <a:avLst/>
                          </a:prstGeom>
                          <a:noFill/>
                          <a:ln>
                            <a:noFill/>
                          </a:ln>
                        </pic:spPr>
                      </pic:pic>
                      <wps:wsp>
                        <wps:cNvPr id="1550692243" name="Rectangle 1550692243"/>
                        <wps:cNvSpPr/>
                        <wps:spPr>
                          <a:xfrm>
                            <a:off x="1920575" y="269100"/>
                            <a:ext cx="274200" cy="109500"/>
                          </a:xfrm>
                          <a:prstGeom prst="rect">
                            <a:avLst/>
                          </a:prstGeom>
                          <a:noFill/>
                          <a:ln w="9525" cap="flat" cmpd="sng">
                            <a:solidFill>
                              <a:srgbClr val="FF0000"/>
                            </a:solidFill>
                            <a:prstDash val="solid"/>
                            <a:round/>
                            <a:headEnd type="none" w="sm" len="sm"/>
                            <a:tailEnd type="none" w="sm" len="sm"/>
                          </a:ln>
                        </wps:spPr>
                        <wps:txbx>
                          <w:txbxContent>
                            <w:p w14:paraId="3312E360"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355600"/>
                <wp:effectExtent l="0" t="0" r="0" b="0"/>
                <wp:docPr id="2"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943600" cy="355600"/>
                        </a:xfrm>
                        <a:prstGeom prst="rect"/>
                        <a:ln/>
                      </pic:spPr>
                    </pic:pic>
                  </a:graphicData>
                </a:graphic>
              </wp:inline>
            </w:drawing>
          </mc:Fallback>
        </mc:AlternateContent>
      </w:r>
    </w:p>
    <w:p w14:paraId="7CB8D8DB" w14:textId="77777777" w:rsidR="00AF517D" w:rsidRDefault="00AF517D">
      <w:pPr>
        <w:rPr>
          <w:rFonts w:ascii="Poppins" w:eastAsia="Poppins" w:hAnsi="Poppins" w:cs="Poppins"/>
          <w:b/>
          <w:sz w:val="24"/>
          <w:szCs w:val="24"/>
        </w:rPr>
      </w:pPr>
    </w:p>
    <w:p w14:paraId="5A643D52"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mc:AlternateContent>
          <mc:Choice Requires="wpg">
            <w:drawing>
              <wp:inline distT="114300" distB="114300" distL="114300" distR="114300" wp14:anchorId="53824491" wp14:editId="478D5087">
                <wp:extent cx="5943600" cy="419100"/>
                <wp:effectExtent l="0" t="0" r="0" b="0"/>
                <wp:docPr id="6" name="Group 6"/>
                <wp:cNvGraphicFramePr/>
                <a:graphic xmlns:a="http://schemas.openxmlformats.org/drawingml/2006/main">
                  <a:graphicData uri="http://schemas.microsoft.com/office/word/2010/wordprocessingGroup">
                    <wpg:wgp>
                      <wpg:cNvGrpSpPr/>
                      <wpg:grpSpPr>
                        <a:xfrm>
                          <a:off x="0" y="0"/>
                          <a:ext cx="5943600" cy="419100"/>
                          <a:chOff x="172700" y="152400"/>
                          <a:chExt cx="5943600" cy="402450"/>
                        </a:xfrm>
                      </wpg:grpSpPr>
                      <pic:pic xmlns:pic="http://schemas.openxmlformats.org/drawingml/2006/picture">
                        <pic:nvPicPr>
                          <pic:cNvPr id="1375694915" name="Shape 13"/>
                          <pic:cNvPicPr preferRelativeResize="0"/>
                        </pic:nvPicPr>
                        <pic:blipFill>
                          <a:blip r:embed="rId26">
                            <a:alphaModFix/>
                          </a:blip>
                          <a:stretch>
                            <a:fillRect/>
                          </a:stretch>
                        </pic:blipFill>
                        <pic:spPr>
                          <a:xfrm>
                            <a:off x="172700" y="152400"/>
                            <a:ext cx="5943600" cy="371475"/>
                          </a:xfrm>
                          <a:prstGeom prst="rect">
                            <a:avLst/>
                          </a:prstGeom>
                          <a:noFill/>
                          <a:ln>
                            <a:noFill/>
                          </a:ln>
                        </pic:spPr>
                      </pic:pic>
                      <wps:wsp>
                        <wps:cNvPr id="1452126075" name="Rectangle 1452126075"/>
                        <wps:cNvSpPr/>
                        <wps:spPr>
                          <a:xfrm>
                            <a:off x="773500" y="422475"/>
                            <a:ext cx="710700" cy="101400"/>
                          </a:xfrm>
                          <a:prstGeom prst="rect">
                            <a:avLst/>
                          </a:prstGeom>
                          <a:noFill/>
                          <a:ln w="9525" cap="flat" cmpd="sng">
                            <a:solidFill>
                              <a:srgbClr val="000000"/>
                            </a:solidFill>
                            <a:prstDash val="solid"/>
                            <a:round/>
                            <a:headEnd type="none" w="sm" len="sm"/>
                            <a:tailEnd type="none" w="sm" len="sm"/>
                          </a:ln>
                        </wps:spPr>
                        <wps:txbx>
                          <w:txbxContent>
                            <w:p w14:paraId="63DF6D80"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s:wsp>
                        <wps:cNvPr id="1187114735" name="Rectangle 1187114735"/>
                        <wps:cNvSpPr/>
                        <wps:spPr>
                          <a:xfrm>
                            <a:off x="793800" y="448675"/>
                            <a:ext cx="710700" cy="101400"/>
                          </a:xfrm>
                          <a:prstGeom prst="rect">
                            <a:avLst/>
                          </a:prstGeom>
                          <a:noFill/>
                          <a:ln w="9525" cap="flat" cmpd="sng">
                            <a:solidFill>
                              <a:srgbClr val="FF0000"/>
                            </a:solidFill>
                            <a:prstDash val="solid"/>
                            <a:round/>
                            <a:headEnd type="none" w="sm" len="sm"/>
                            <a:tailEnd type="none" w="sm" len="sm"/>
                          </a:ln>
                        </wps:spPr>
                        <wps:txbx>
                          <w:txbxContent>
                            <w:p w14:paraId="6ABDB6A6"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419100"/>
                <wp:effectExtent l="0" t="0" r="0" b="0"/>
                <wp:docPr id="6"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5943600" cy="419100"/>
                        </a:xfrm>
                        <a:prstGeom prst="rect"/>
                        <a:ln/>
                      </pic:spPr>
                    </pic:pic>
                  </a:graphicData>
                </a:graphic>
              </wp:inline>
            </w:drawing>
          </mc:Fallback>
        </mc:AlternateContent>
      </w:r>
    </w:p>
    <w:p w14:paraId="5291650E" w14:textId="77777777" w:rsidR="00AF517D" w:rsidRDefault="00000000">
      <w:pPr>
        <w:spacing w:before="240" w:after="240"/>
        <w:rPr>
          <w:rFonts w:ascii="Poppins" w:eastAsia="Poppins" w:hAnsi="Poppins" w:cs="Poppins"/>
          <w:sz w:val="24"/>
          <w:szCs w:val="24"/>
        </w:rPr>
      </w:pPr>
      <w:r>
        <w:rPr>
          <w:rFonts w:ascii="Poppins" w:eastAsia="Poppins" w:hAnsi="Poppins" w:cs="Poppins"/>
          <w:sz w:val="24"/>
          <w:szCs w:val="24"/>
        </w:rPr>
        <w:t>Now, in your terminal, navigate to that database path mentioned earlier. This is a sqlite3 database; all you have to do next is run these commands:</w:t>
      </w:r>
    </w:p>
    <w:p w14:paraId="2EDEA400" w14:textId="77777777" w:rsidR="00AF517D" w:rsidRDefault="00000000">
      <w:pPr>
        <w:spacing w:before="240" w:after="240"/>
        <w:rPr>
          <w:rFonts w:ascii="Poppins" w:eastAsia="Poppins" w:hAnsi="Poppins" w:cs="Poppins"/>
          <w:b/>
          <w:sz w:val="24"/>
          <w:szCs w:val="24"/>
        </w:rPr>
      </w:pPr>
      <w:r>
        <w:rPr>
          <w:rFonts w:ascii="Poppins" w:eastAsia="Poppins" w:hAnsi="Poppins" w:cs="Poppins"/>
          <w:b/>
          <w:sz w:val="24"/>
          <w:szCs w:val="24"/>
        </w:rPr>
        <w:t xml:space="preserve">sqlite3 </w:t>
      </w:r>
      <w:proofErr w:type="spellStart"/>
      <w:r>
        <w:rPr>
          <w:rFonts w:ascii="Poppins" w:eastAsia="Poppins" w:hAnsi="Poppins" w:cs="Poppins"/>
          <w:b/>
          <w:sz w:val="24"/>
          <w:szCs w:val="24"/>
        </w:rPr>
        <w:t>sensordata.db</w:t>
      </w:r>
      <w:proofErr w:type="spellEnd"/>
    </w:p>
    <w:p w14:paraId="2E466CA4" w14:textId="77777777" w:rsidR="00AF517D" w:rsidRDefault="00000000">
      <w:pPr>
        <w:rPr>
          <w:rFonts w:ascii="Poppins" w:eastAsia="Poppins" w:hAnsi="Poppins" w:cs="Poppins"/>
          <w:b/>
          <w:sz w:val="24"/>
          <w:szCs w:val="24"/>
        </w:rPr>
      </w:pPr>
      <w:proofErr w:type="gramStart"/>
      <w:r>
        <w:rPr>
          <w:rFonts w:ascii="Poppins" w:eastAsia="Poppins" w:hAnsi="Poppins" w:cs="Poppins"/>
          <w:b/>
          <w:sz w:val="24"/>
          <w:szCs w:val="24"/>
        </w:rPr>
        <w:t>.tables</w:t>
      </w:r>
      <w:proofErr w:type="gramEnd"/>
    </w:p>
    <w:p w14:paraId="5EC2A4D8" w14:textId="77777777" w:rsidR="00AF517D" w:rsidRDefault="00000000">
      <w:pPr>
        <w:rPr>
          <w:rFonts w:ascii="Poppins" w:eastAsia="Poppins" w:hAnsi="Poppins" w:cs="Poppins"/>
          <w:b/>
          <w:sz w:val="24"/>
          <w:szCs w:val="24"/>
        </w:rPr>
      </w:pPr>
      <w:r>
        <w:rPr>
          <w:rFonts w:ascii="Poppins" w:eastAsia="Poppins" w:hAnsi="Poppins" w:cs="Poppins"/>
          <w:b/>
          <w:sz w:val="24"/>
          <w:szCs w:val="24"/>
        </w:rPr>
        <w:t>SELECT * FROM sensors;</w:t>
      </w:r>
    </w:p>
    <w:p w14:paraId="6C3AE76E" w14:textId="77777777" w:rsidR="00AF517D" w:rsidRDefault="00000000" w:rsidP="401FEECC">
      <w:pPr>
        <w:rPr>
          <w:rFonts w:ascii="Poppins" w:eastAsia="Poppins" w:hAnsi="Poppins" w:cs="Poppins"/>
          <w:sz w:val="24"/>
          <w:szCs w:val="24"/>
          <w:lang w:val="en-US"/>
        </w:rPr>
      </w:pPr>
      <w:r w:rsidRPr="401FEECC">
        <w:rPr>
          <w:rFonts w:ascii="Poppins" w:eastAsia="Poppins" w:hAnsi="Poppins" w:cs="Poppins"/>
          <w:sz w:val="24"/>
          <w:szCs w:val="24"/>
          <w:lang w:val="en-US"/>
        </w:rPr>
        <w:t xml:space="preserve">When you do this, you’ll see the result: </w:t>
      </w:r>
    </w:p>
    <w:p w14:paraId="2ACD558F"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mc:AlternateContent>
          <mc:Choice Requires="wpg">
            <w:drawing>
              <wp:inline distT="114300" distB="114300" distL="114300" distR="114300" wp14:anchorId="13571A52" wp14:editId="0F997603">
                <wp:extent cx="5943600" cy="1181100"/>
                <wp:effectExtent l="0" t="0" r="0" b="0"/>
                <wp:docPr id="7" name="Group 7"/>
                <wp:cNvGraphicFramePr/>
                <a:graphic xmlns:a="http://schemas.openxmlformats.org/drawingml/2006/main">
                  <a:graphicData uri="http://schemas.microsoft.com/office/word/2010/wordprocessingGroup">
                    <wpg:wgp>
                      <wpg:cNvGrpSpPr/>
                      <wpg:grpSpPr>
                        <a:xfrm>
                          <a:off x="0" y="0"/>
                          <a:ext cx="5943600" cy="1181100"/>
                          <a:chOff x="117175" y="172700"/>
                          <a:chExt cx="5948375" cy="1176350"/>
                        </a:xfrm>
                      </wpg:grpSpPr>
                      <pic:pic xmlns:pic="http://schemas.openxmlformats.org/drawingml/2006/picture">
                        <pic:nvPicPr>
                          <pic:cNvPr id="910652451" name="Shape 16"/>
                          <pic:cNvPicPr preferRelativeResize="0"/>
                        </pic:nvPicPr>
                        <pic:blipFill>
                          <a:blip r:embed="rId28">
                            <a:alphaModFix/>
                          </a:blip>
                          <a:stretch>
                            <a:fillRect/>
                          </a:stretch>
                        </pic:blipFill>
                        <pic:spPr>
                          <a:xfrm>
                            <a:off x="121950" y="172700"/>
                            <a:ext cx="5943600" cy="1171575"/>
                          </a:xfrm>
                          <a:prstGeom prst="rect">
                            <a:avLst/>
                          </a:prstGeom>
                          <a:noFill/>
                          <a:ln>
                            <a:noFill/>
                          </a:ln>
                        </pic:spPr>
                      </pic:pic>
                      <wps:wsp>
                        <wps:cNvPr id="1033952016" name="Rectangle 1033952016"/>
                        <wps:cNvSpPr/>
                        <wps:spPr>
                          <a:xfrm>
                            <a:off x="121950" y="763475"/>
                            <a:ext cx="3665700" cy="580800"/>
                          </a:xfrm>
                          <a:prstGeom prst="rect">
                            <a:avLst/>
                          </a:prstGeom>
                          <a:noFill/>
                          <a:ln w="9525" cap="flat" cmpd="sng">
                            <a:solidFill>
                              <a:srgbClr val="FF0000"/>
                            </a:solidFill>
                            <a:prstDash val="solid"/>
                            <a:round/>
                            <a:headEnd type="none" w="sm" len="sm"/>
                            <a:tailEnd type="none" w="sm" len="sm"/>
                          </a:ln>
                        </wps:spPr>
                        <wps:txbx>
                          <w:txbxContent>
                            <w:p w14:paraId="3FCACF05"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1181100"/>
                <wp:effectExtent l="0" t="0" r="0" b="0"/>
                <wp:docPr id="7"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5943600" cy="1181100"/>
                        </a:xfrm>
                        <a:prstGeom prst="rect"/>
                        <a:ln/>
                      </pic:spPr>
                    </pic:pic>
                  </a:graphicData>
                </a:graphic>
              </wp:inline>
            </w:drawing>
          </mc:Fallback>
        </mc:AlternateContent>
      </w:r>
    </w:p>
    <w:p w14:paraId="22580653" w14:textId="77777777" w:rsidR="00AF517D" w:rsidRDefault="00AF517D">
      <w:pPr>
        <w:rPr>
          <w:rFonts w:ascii="Poppins" w:eastAsia="Poppins" w:hAnsi="Poppins" w:cs="Poppins"/>
          <w:b/>
          <w:sz w:val="24"/>
          <w:szCs w:val="24"/>
        </w:rPr>
      </w:pPr>
    </w:p>
    <w:p w14:paraId="25F75A8C"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mc:AlternateContent>
          <mc:Choice Requires="wpg">
            <w:drawing>
              <wp:inline distT="114300" distB="114300" distL="114300" distR="114300" wp14:anchorId="0D5109BD" wp14:editId="78EF576C">
                <wp:extent cx="5943600" cy="901700"/>
                <wp:effectExtent l="0" t="0" r="0" b="0"/>
                <wp:docPr id="5" name="Group 5"/>
                <wp:cNvGraphicFramePr/>
                <a:graphic xmlns:a="http://schemas.openxmlformats.org/drawingml/2006/main">
                  <a:graphicData uri="http://schemas.microsoft.com/office/word/2010/wordprocessingGroup">
                    <wpg:wgp>
                      <wpg:cNvGrpSpPr/>
                      <wpg:grpSpPr>
                        <a:xfrm>
                          <a:off x="0" y="0"/>
                          <a:ext cx="5943600" cy="901700"/>
                          <a:chOff x="149525" y="152400"/>
                          <a:chExt cx="5946475" cy="885825"/>
                        </a:xfrm>
                      </wpg:grpSpPr>
                      <pic:pic xmlns:pic="http://schemas.openxmlformats.org/drawingml/2006/picture">
                        <pic:nvPicPr>
                          <pic:cNvPr id="390666093" name="Shape 11"/>
                          <pic:cNvPicPr preferRelativeResize="0"/>
                        </pic:nvPicPr>
                        <pic:blipFill>
                          <a:blip r:embed="rId30">
                            <a:alphaModFix/>
                          </a:blip>
                          <a:stretch>
                            <a:fillRect/>
                          </a:stretch>
                        </pic:blipFill>
                        <pic:spPr>
                          <a:xfrm>
                            <a:off x="152400" y="152400"/>
                            <a:ext cx="5943600" cy="885825"/>
                          </a:xfrm>
                          <a:prstGeom prst="rect">
                            <a:avLst/>
                          </a:prstGeom>
                          <a:noFill/>
                          <a:ln>
                            <a:noFill/>
                          </a:ln>
                        </pic:spPr>
                      </pic:pic>
                      <wps:wsp>
                        <wps:cNvPr id="1319932215" name="Rectangle 1319932215"/>
                        <wps:cNvSpPr/>
                        <wps:spPr>
                          <a:xfrm>
                            <a:off x="154300" y="164450"/>
                            <a:ext cx="3755700" cy="700500"/>
                          </a:xfrm>
                          <a:prstGeom prst="rect">
                            <a:avLst/>
                          </a:prstGeom>
                          <a:noFill/>
                          <a:ln w="9525" cap="flat" cmpd="sng">
                            <a:solidFill>
                              <a:srgbClr val="FF0000"/>
                            </a:solidFill>
                            <a:prstDash val="solid"/>
                            <a:round/>
                            <a:headEnd type="none" w="sm" len="sm"/>
                            <a:tailEnd type="none" w="sm" len="sm"/>
                          </a:ln>
                        </wps:spPr>
                        <wps:txbx>
                          <w:txbxContent>
                            <w:p w14:paraId="34832A39"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901700"/>
                <wp:effectExtent l="0" t="0" r="0" b="0"/>
                <wp:docPr id="5"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5943600" cy="901700"/>
                        </a:xfrm>
                        <a:prstGeom prst="rect"/>
                        <a:ln/>
                      </pic:spPr>
                    </pic:pic>
                  </a:graphicData>
                </a:graphic>
              </wp:inline>
            </w:drawing>
          </mc:Fallback>
        </mc:AlternateContent>
      </w:r>
    </w:p>
    <w:p w14:paraId="1D596FC6" w14:textId="77777777" w:rsidR="00AF517D" w:rsidRDefault="00AF517D">
      <w:pPr>
        <w:rPr>
          <w:rFonts w:ascii="Poppins" w:eastAsia="Poppins" w:hAnsi="Poppins" w:cs="Poppins"/>
          <w:sz w:val="24"/>
          <w:szCs w:val="24"/>
        </w:rPr>
      </w:pPr>
    </w:p>
    <w:p w14:paraId="0B21BA47" w14:textId="77777777" w:rsidR="00AF517D" w:rsidRDefault="00000000">
      <w:pPr>
        <w:rPr>
          <w:rFonts w:ascii="Poppins" w:eastAsia="Poppins" w:hAnsi="Poppins" w:cs="Poppins"/>
          <w:sz w:val="24"/>
          <w:szCs w:val="24"/>
        </w:rPr>
      </w:pPr>
      <w:r>
        <w:rPr>
          <w:rFonts w:ascii="Poppins" w:eastAsia="Poppins" w:hAnsi="Poppins" w:cs="Poppins"/>
          <w:sz w:val="24"/>
          <w:szCs w:val="24"/>
        </w:rPr>
        <w:t>The contents of this file are below:</w:t>
      </w:r>
    </w:p>
    <w:p w14:paraId="27F3E3E0" w14:textId="77777777" w:rsidR="00AF517D" w:rsidRDefault="00000000" w:rsidP="401FEECC">
      <w:pPr>
        <w:rPr>
          <w:rFonts w:ascii="Poppins" w:eastAsia="Poppins" w:hAnsi="Poppins" w:cs="Poppins"/>
          <w:b/>
          <w:bCs/>
          <w:sz w:val="24"/>
          <w:szCs w:val="24"/>
          <w:lang w:val="en-US"/>
        </w:rPr>
      </w:pPr>
      <w:r w:rsidRPr="401FEECC">
        <w:rPr>
          <w:rFonts w:ascii="Poppins" w:eastAsia="Poppins" w:hAnsi="Poppins" w:cs="Poppins"/>
          <w:sz w:val="24"/>
          <w:szCs w:val="24"/>
          <w:lang w:val="en-US"/>
        </w:rPr>
        <w:t xml:space="preserve">$ cat </w:t>
      </w:r>
      <w:proofErr w:type="spellStart"/>
      <w:r w:rsidRPr="401FEECC">
        <w:rPr>
          <w:rFonts w:ascii="Poppins" w:eastAsia="Poppins" w:hAnsi="Poppins" w:cs="Poppins"/>
          <w:b/>
          <w:bCs/>
          <w:sz w:val="24"/>
          <w:szCs w:val="24"/>
          <w:lang w:val="en-US"/>
        </w:rPr>
        <w:t>iotgoat.lua</w:t>
      </w:r>
      <w:proofErr w:type="spellEnd"/>
    </w:p>
    <w:p w14:paraId="5279D70D"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w:lastRenderedPageBreak/>
        <mc:AlternateContent>
          <mc:Choice Requires="wpg">
            <w:drawing>
              <wp:inline distT="114300" distB="114300" distL="114300" distR="114300" wp14:anchorId="10F9BA2E" wp14:editId="57683892">
                <wp:extent cx="5943600" cy="2222500"/>
                <wp:effectExtent l="0" t="0" r="0" b="0"/>
                <wp:docPr id="3" name="Group 3"/>
                <wp:cNvGraphicFramePr/>
                <a:graphic xmlns:a="http://schemas.openxmlformats.org/drawingml/2006/main">
                  <a:graphicData uri="http://schemas.microsoft.com/office/word/2010/wordprocessingGroup">
                    <wpg:wgp>
                      <wpg:cNvGrpSpPr/>
                      <wpg:grpSpPr>
                        <a:xfrm>
                          <a:off x="0" y="0"/>
                          <a:ext cx="5943600" cy="2222500"/>
                          <a:chOff x="152400" y="152400"/>
                          <a:chExt cx="5943600" cy="2209800"/>
                        </a:xfrm>
                      </wpg:grpSpPr>
                      <pic:pic xmlns:pic="http://schemas.openxmlformats.org/drawingml/2006/picture">
                        <pic:nvPicPr>
                          <pic:cNvPr id="752724242" name="Shape 6"/>
                          <pic:cNvPicPr preferRelativeResize="0"/>
                        </pic:nvPicPr>
                        <pic:blipFill>
                          <a:blip r:embed="rId32">
                            <a:alphaModFix/>
                          </a:blip>
                          <a:stretch>
                            <a:fillRect/>
                          </a:stretch>
                        </pic:blipFill>
                        <pic:spPr>
                          <a:xfrm>
                            <a:off x="152400" y="152400"/>
                            <a:ext cx="5943600" cy="2209800"/>
                          </a:xfrm>
                          <a:prstGeom prst="rect">
                            <a:avLst/>
                          </a:prstGeom>
                          <a:noFill/>
                          <a:ln>
                            <a:noFill/>
                          </a:ln>
                        </pic:spPr>
                      </pic:pic>
                      <wps:wsp>
                        <wps:cNvPr id="1371994953" name="Rectangle 1371994953"/>
                        <wps:cNvSpPr/>
                        <wps:spPr>
                          <a:xfrm>
                            <a:off x="164450" y="367475"/>
                            <a:ext cx="4121400" cy="1015200"/>
                          </a:xfrm>
                          <a:prstGeom prst="rect">
                            <a:avLst/>
                          </a:prstGeom>
                          <a:noFill/>
                          <a:ln w="9525" cap="flat" cmpd="sng">
                            <a:solidFill>
                              <a:srgbClr val="FF0000"/>
                            </a:solidFill>
                            <a:prstDash val="solid"/>
                            <a:round/>
                            <a:headEnd type="none" w="sm" len="sm"/>
                            <a:tailEnd type="none" w="sm" len="sm"/>
                          </a:ln>
                        </wps:spPr>
                        <wps:txbx>
                          <w:txbxContent>
                            <w:p w14:paraId="050AE28E"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2222500"/>
                <wp:effectExtent l="0" t="0" r="0" b="0"/>
                <wp:docPr id="3"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5943600" cy="2222500"/>
                        </a:xfrm>
                        <a:prstGeom prst="rect"/>
                        <a:ln/>
                      </pic:spPr>
                    </pic:pic>
                  </a:graphicData>
                </a:graphic>
              </wp:inline>
            </w:drawing>
          </mc:Fallback>
        </mc:AlternateContent>
      </w:r>
    </w:p>
    <w:p w14:paraId="273BDCEC" w14:textId="77777777" w:rsidR="00AF517D" w:rsidRDefault="00AF517D">
      <w:pPr>
        <w:rPr>
          <w:rFonts w:ascii="Poppins" w:eastAsia="Poppins" w:hAnsi="Poppins" w:cs="Poppins"/>
          <w:b/>
          <w:sz w:val="24"/>
          <w:szCs w:val="24"/>
        </w:rPr>
      </w:pPr>
    </w:p>
    <w:p w14:paraId="3E972359" w14:textId="77777777" w:rsidR="00AF517D" w:rsidRDefault="00000000">
      <w:pPr>
        <w:rPr>
          <w:rFonts w:ascii="Poppins" w:eastAsia="Poppins" w:hAnsi="Poppins" w:cs="Poppins"/>
          <w:b/>
          <w:sz w:val="24"/>
          <w:szCs w:val="24"/>
        </w:rPr>
      </w:pPr>
      <w:r>
        <w:rPr>
          <w:rFonts w:ascii="Poppins" w:eastAsia="Poppins" w:hAnsi="Poppins" w:cs="Poppins"/>
          <w:b/>
          <w:noProof/>
          <w:sz w:val="24"/>
          <w:szCs w:val="24"/>
        </w:rPr>
        <mc:AlternateContent>
          <mc:Choice Requires="wpg">
            <w:drawing>
              <wp:inline distT="114300" distB="114300" distL="114300" distR="114300" wp14:anchorId="544F2C47" wp14:editId="7C628791">
                <wp:extent cx="5943600" cy="1346200"/>
                <wp:effectExtent l="0" t="0" r="0" b="0"/>
                <wp:docPr id="1" name="Group 1"/>
                <wp:cNvGraphicFramePr/>
                <a:graphic xmlns:a="http://schemas.openxmlformats.org/drawingml/2006/main">
                  <a:graphicData uri="http://schemas.microsoft.com/office/word/2010/wordprocessingGroup">
                    <wpg:wgp>
                      <wpg:cNvGrpSpPr/>
                      <wpg:grpSpPr>
                        <a:xfrm>
                          <a:off x="0" y="0"/>
                          <a:ext cx="5943600" cy="1346200"/>
                          <a:chOff x="142875" y="152400"/>
                          <a:chExt cx="5953125" cy="1333500"/>
                        </a:xfrm>
                      </wpg:grpSpPr>
                      <pic:pic xmlns:pic="http://schemas.openxmlformats.org/drawingml/2006/picture">
                        <pic:nvPicPr>
                          <pic:cNvPr id="179718499" name="Shape 2"/>
                          <pic:cNvPicPr preferRelativeResize="0"/>
                        </pic:nvPicPr>
                        <pic:blipFill>
                          <a:blip r:embed="rId34">
                            <a:alphaModFix/>
                          </a:blip>
                          <a:stretch>
                            <a:fillRect/>
                          </a:stretch>
                        </pic:blipFill>
                        <pic:spPr>
                          <a:xfrm>
                            <a:off x="152400" y="152400"/>
                            <a:ext cx="5943600" cy="1333500"/>
                          </a:xfrm>
                          <a:prstGeom prst="rect">
                            <a:avLst/>
                          </a:prstGeom>
                          <a:noFill/>
                          <a:ln>
                            <a:noFill/>
                          </a:ln>
                        </pic:spPr>
                      </pic:pic>
                      <wps:wsp>
                        <wps:cNvPr id="55072788" name="Rectangle 55072788"/>
                        <wps:cNvSpPr/>
                        <wps:spPr>
                          <a:xfrm>
                            <a:off x="152400" y="194900"/>
                            <a:ext cx="2852400" cy="1045500"/>
                          </a:xfrm>
                          <a:prstGeom prst="rect">
                            <a:avLst/>
                          </a:prstGeom>
                          <a:noFill/>
                          <a:ln w="19050" cap="flat" cmpd="sng">
                            <a:solidFill>
                              <a:srgbClr val="FF0000"/>
                            </a:solidFill>
                            <a:prstDash val="solid"/>
                            <a:round/>
                            <a:headEnd type="none" w="sm" len="sm"/>
                            <a:tailEnd type="none" w="sm" len="sm"/>
                          </a:ln>
                        </wps:spPr>
                        <wps:txbx>
                          <w:txbxContent>
                            <w:p w14:paraId="1C096FC4" w14:textId="77777777" w:rsidR="00AF517D" w:rsidRDefault="00AF517D">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w:drawing>
              <wp:inline distT="114300" distB="114300" distL="114300" distR="114300">
                <wp:extent cx="5943600" cy="1346200"/>
                <wp:effectExtent l="0" t="0" r="0" b="0"/>
                <wp:docPr id="1"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5943600" cy="1346200"/>
                        </a:xfrm>
                        <a:prstGeom prst="rect"/>
                        <a:ln/>
                      </pic:spPr>
                    </pic:pic>
                  </a:graphicData>
                </a:graphic>
              </wp:inline>
            </w:drawing>
          </mc:Fallback>
        </mc:AlternateContent>
      </w:r>
    </w:p>
    <w:p w14:paraId="4733F076" w14:textId="77777777" w:rsidR="00AF517D" w:rsidRDefault="00AF517D">
      <w:pPr>
        <w:rPr>
          <w:rFonts w:ascii="Poppins" w:eastAsia="Poppins" w:hAnsi="Poppins" w:cs="Poppins"/>
          <w:b/>
          <w:sz w:val="24"/>
          <w:szCs w:val="24"/>
        </w:rPr>
      </w:pPr>
    </w:p>
    <w:p w14:paraId="2E9CC49F" w14:textId="77777777" w:rsidR="00AF517D" w:rsidRDefault="00000000">
      <w:pPr>
        <w:rPr>
          <w:rFonts w:ascii="Poppins" w:eastAsia="Poppins" w:hAnsi="Poppins" w:cs="Poppins"/>
          <w:b/>
          <w:sz w:val="24"/>
          <w:szCs w:val="24"/>
        </w:rPr>
      </w:pPr>
      <w:r>
        <w:rPr>
          <w:rFonts w:ascii="Poppins" w:eastAsia="Poppins" w:hAnsi="Poppins" w:cs="Poppins"/>
          <w:b/>
          <w:sz w:val="24"/>
          <w:szCs w:val="24"/>
        </w:rPr>
        <w:t xml:space="preserve">Conclusion: </w:t>
      </w:r>
    </w:p>
    <w:p w14:paraId="4F2FD4DD" w14:textId="77777777" w:rsidR="00AF517D" w:rsidRDefault="00000000">
      <w:pPr>
        <w:spacing w:before="240" w:after="240"/>
        <w:rPr>
          <w:rFonts w:ascii="Poppins" w:eastAsia="Poppins" w:hAnsi="Poppins" w:cs="Poppins"/>
          <w:sz w:val="24"/>
          <w:szCs w:val="24"/>
        </w:rPr>
      </w:pPr>
      <w:r>
        <w:rPr>
          <w:rFonts w:ascii="Poppins" w:eastAsia="Poppins" w:hAnsi="Poppins" w:cs="Poppins"/>
          <w:sz w:val="24"/>
          <w:szCs w:val="24"/>
        </w:rPr>
        <w:t xml:space="preserve">In conclusion, the firmware analysis of the IoTGoat practical brings light critical insights regarding vulnerabilities found in Io devices. By </w:t>
      </w:r>
      <w:proofErr w:type="spellStart"/>
      <w:r>
        <w:rPr>
          <w:rFonts w:ascii="Poppins" w:eastAsia="Poppins" w:hAnsi="Poppins" w:cs="Poppins"/>
          <w:sz w:val="24"/>
          <w:szCs w:val="24"/>
        </w:rPr>
        <w:t>carefullying</w:t>
      </w:r>
      <w:proofErr w:type="spellEnd"/>
      <w:r>
        <w:rPr>
          <w:rFonts w:ascii="Poppins" w:eastAsia="Poppins" w:hAnsi="Poppins" w:cs="Poppins"/>
          <w:sz w:val="24"/>
          <w:szCs w:val="24"/>
        </w:rPr>
        <w:t xml:space="preserve"> and examining the firmware, we discovered possible weaknesses. These include hardcoded credentials, unencrypted data storage, and insecure update mechanisms that could be exploited by malicious actors.</w:t>
      </w:r>
    </w:p>
    <w:p w14:paraId="7905F899" w14:textId="77777777" w:rsidR="00AF517D" w:rsidRDefault="00AF517D">
      <w:pPr>
        <w:spacing w:before="240" w:after="240"/>
        <w:rPr>
          <w:rFonts w:ascii="Poppins" w:eastAsia="Poppins" w:hAnsi="Poppins" w:cs="Poppins"/>
          <w:sz w:val="24"/>
          <w:szCs w:val="24"/>
        </w:rPr>
      </w:pPr>
    </w:p>
    <w:p w14:paraId="751F0F5F" w14:textId="77777777" w:rsidR="00AF517D" w:rsidRDefault="00AF517D">
      <w:pPr>
        <w:spacing w:before="240" w:after="240"/>
        <w:rPr>
          <w:rFonts w:ascii="Poppins" w:eastAsia="Poppins" w:hAnsi="Poppins" w:cs="Poppins"/>
          <w:sz w:val="24"/>
          <w:szCs w:val="24"/>
        </w:rPr>
      </w:pPr>
    </w:p>
    <w:p w14:paraId="439DB136" w14:textId="77777777" w:rsidR="00AF517D" w:rsidRDefault="00AF517D">
      <w:pPr>
        <w:rPr>
          <w:rFonts w:ascii="Poppins" w:eastAsia="Poppins" w:hAnsi="Poppins" w:cs="Poppins"/>
          <w:sz w:val="24"/>
          <w:szCs w:val="24"/>
        </w:rPr>
      </w:pPr>
    </w:p>
    <w:p w14:paraId="13A44EA5" w14:textId="77777777" w:rsidR="00AF517D" w:rsidRDefault="00AF517D">
      <w:pPr>
        <w:rPr>
          <w:rFonts w:ascii="Poppins" w:eastAsia="Poppins" w:hAnsi="Poppins" w:cs="Poppins"/>
          <w:b/>
          <w:sz w:val="24"/>
          <w:szCs w:val="24"/>
        </w:rPr>
      </w:pPr>
    </w:p>
    <w:p w14:paraId="2169C43E" w14:textId="77777777" w:rsidR="00AF517D" w:rsidRDefault="00AF517D">
      <w:pPr>
        <w:rPr>
          <w:rFonts w:ascii="Poppins" w:eastAsia="Poppins" w:hAnsi="Poppins" w:cs="Poppins"/>
          <w:b/>
          <w:sz w:val="24"/>
          <w:szCs w:val="24"/>
        </w:rPr>
      </w:pPr>
    </w:p>
    <w:p w14:paraId="719A501E" w14:textId="77777777" w:rsidR="00AF517D" w:rsidRDefault="00AF517D">
      <w:pPr>
        <w:rPr>
          <w:rFonts w:ascii="Poppins" w:eastAsia="Poppins" w:hAnsi="Poppins" w:cs="Poppins"/>
          <w:b/>
          <w:sz w:val="24"/>
          <w:szCs w:val="24"/>
        </w:rPr>
      </w:pPr>
    </w:p>
    <w:p w14:paraId="480087AF" w14:textId="77777777" w:rsidR="00AF517D" w:rsidRDefault="00AF517D">
      <w:pPr>
        <w:rPr>
          <w:rFonts w:ascii="Poppins" w:eastAsia="Poppins" w:hAnsi="Poppins" w:cs="Poppins"/>
          <w:b/>
          <w:sz w:val="24"/>
          <w:szCs w:val="24"/>
        </w:rPr>
      </w:pPr>
    </w:p>
    <w:p w14:paraId="576216EB" w14:textId="77777777" w:rsidR="00AF517D" w:rsidRDefault="00AF517D">
      <w:pPr>
        <w:rPr>
          <w:rFonts w:ascii="Poppins" w:eastAsia="Poppins" w:hAnsi="Poppins" w:cs="Poppins"/>
          <w:b/>
          <w:sz w:val="24"/>
          <w:szCs w:val="24"/>
        </w:rPr>
      </w:pPr>
    </w:p>
    <w:p w14:paraId="6916271C" w14:textId="77777777" w:rsidR="00AF517D" w:rsidRDefault="00AF517D">
      <w:pPr>
        <w:rPr>
          <w:rFonts w:ascii="Poppins" w:eastAsia="Poppins" w:hAnsi="Poppins" w:cs="Poppins"/>
          <w:b/>
          <w:sz w:val="24"/>
          <w:szCs w:val="24"/>
        </w:rPr>
      </w:pPr>
    </w:p>
    <w:p w14:paraId="11E7530A" w14:textId="77777777" w:rsidR="00AF517D" w:rsidRDefault="00AF517D">
      <w:pPr>
        <w:rPr>
          <w:rFonts w:ascii="Poppins" w:eastAsia="Poppins" w:hAnsi="Poppins" w:cs="Poppins"/>
          <w:b/>
          <w:sz w:val="24"/>
          <w:szCs w:val="24"/>
        </w:rPr>
      </w:pPr>
    </w:p>
    <w:p w14:paraId="72694F64" w14:textId="77777777" w:rsidR="00AF517D" w:rsidRDefault="00AF517D">
      <w:pPr>
        <w:rPr>
          <w:rFonts w:ascii="Poppins" w:eastAsia="Poppins" w:hAnsi="Poppins" w:cs="Poppins"/>
          <w:b/>
          <w:sz w:val="24"/>
          <w:szCs w:val="24"/>
        </w:rPr>
      </w:pPr>
    </w:p>
    <w:p w14:paraId="4D17A856" w14:textId="77777777" w:rsidR="00AF517D" w:rsidRDefault="00AF517D">
      <w:pPr>
        <w:rPr>
          <w:rFonts w:ascii="Poppins" w:eastAsia="Poppins" w:hAnsi="Poppins" w:cs="Poppins"/>
          <w:b/>
          <w:sz w:val="24"/>
          <w:szCs w:val="24"/>
        </w:rPr>
      </w:pPr>
    </w:p>
    <w:p w14:paraId="1FA1D292" w14:textId="77777777" w:rsidR="00AF517D" w:rsidRDefault="00AF517D">
      <w:pPr>
        <w:rPr>
          <w:rFonts w:ascii="Poppins" w:eastAsia="Poppins" w:hAnsi="Poppins" w:cs="Poppins"/>
          <w:b/>
          <w:sz w:val="24"/>
          <w:szCs w:val="24"/>
        </w:rPr>
      </w:pPr>
    </w:p>
    <w:p w14:paraId="1E17F106" w14:textId="77777777" w:rsidR="00AF517D" w:rsidRDefault="00AF517D">
      <w:pPr>
        <w:rPr>
          <w:rFonts w:ascii="Poppins" w:eastAsia="Poppins" w:hAnsi="Poppins" w:cs="Poppins"/>
          <w:b/>
          <w:sz w:val="24"/>
          <w:szCs w:val="24"/>
        </w:rPr>
      </w:pPr>
    </w:p>
    <w:p w14:paraId="17863FAF" w14:textId="77777777" w:rsidR="00AF517D" w:rsidRDefault="00AF517D">
      <w:pPr>
        <w:rPr>
          <w:rFonts w:ascii="Poppins" w:eastAsia="Poppins" w:hAnsi="Poppins" w:cs="Poppins"/>
          <w:b/>
          <w:sz w:val="24"/>
          <w:szCs w:val="24"/>
        </w:rPr>
      </w:pPr>
    </w:p>
    <w:sectPr w:rsidR="00AF51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6EA1ABB5-F6F7-4A43-A7DB-7B58D8F47FEC}"/>
    <w:embedBold r:id="rId2" w:fontKey="{7654AB93-69E3-4B38-9B22-7889988686C1}"/>
    <w:embedItalic r:id="rId3" w:fontKey="{B983B2C4-C8E1-41BF-BC5D-2E46A0E76CB0}"/>
  </w:font>
  <w:font w:name="Calibri">
    <w:panose1 w:val="020F0502020204030204"/>
    <w:charset w:val="00"/>
    <w:family w:val="swiss"/>
    <w:pitch w:val="variable"/>
    <w:sig w:usb0="E4002EFF" w:usb1="C200247B" w:usb2="00000009" w:usb3="00000000" w:csb0="000001FF" w:csb1="00000000"/>
    <w:embedRegular r:id="rId4" w:fontKey="{CE6C8F12-3209-4673-BCF5-D104952BC33A}"/>
  </w:font>
  <w:font w:name="Cambria">
    <w:panose1 w:val="02040503050406030204"/>
    <w:charset w:val="00"/>
    <w:family w:val="roman"/>
    <w:pitch w:val="variable"/>
    <w:sig w:usb0="E00006FF" w:usb1="420024FF" w:usb2="02000000" w:usb3="00000000" w:csb0="0000019F" w:csb1="00000000"/>
    <w:embedRegular r:id="rId5" w:fontKey="{30200013-8E9B-4678-9781-F30DA810C4B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17D"/>
    <w:rsid w:val="001509CF"/>
    <w:rsid w:val="007F47BD"/>
    <w:rsid w:val="008F16D7"/>
    <w:rsid w:val="00A801FA"/>
    <w:rsid w:val="00AF517D"/>
    <w:rsid w:val="00FC50D1"/>
    <w:rsid w:val="401FE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29A8"/>
  <w15:docId w15:val="{2155ED62-B760-B448-B39D-FDDCA728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webSettings" Target="webSettings.xm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aw.githubusercontent.com/0xroman1/Lists/main/Mirai.txt" TargetMode="External"/><Relationship Id="rId25" Type="http://schemas.openxmlformats.org/officeDocument/2006/relationships/image" Target="media/image13.png"/><Relationship Id="rId33" Type="http://schemas.openxmlformats.org/officeDocument/2006/relationships/image" Target="media/image140.png"/><Relationship Id="rId2" Type="http://schemas.openxmlformats.org/officeDocument/2006/relationships/settings" Target="settings.xml"/><Relationship Id="rId16" Type="http://schemas.openxmlformats.org/officeDocument/2006/relationships/hyperlink" Target="https://raw.githubusercontent.com/0xroman1/Lists/main/Mirai.txt" TargetMode="External"/><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github.com/adi0x90/attifyos"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github.com/OWASP/IoTGoat/releases/download/v1.0/IoTGoat-x86.vdi"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60.png"/><Relationship Id="rId4" Type="http://schemas.openxmlformats.org/officeDocument/2006/relationships/hyperlink" Target="https://github.com/OWASP/IoTGoat/releases/download/v1.0/IoTGoat-raspberry-pi2.img" TargetMode="External"/><Relationship Id="rId9" Type="http://schemas.openxmlformats.org/officeDocument/2006/relationships/image" Target="media/image3.png"/><Relationship Id="rId14" Type="http://schemas.openxmlformats.org/officeDocument/2006/relationships/image" Target="media/image8.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1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900</Words>
  <Characters>5134</Characters>
  <Application>Microsoft Office Word</Application>
  <DocSecurity>0</DocSecurity>
  <Lines>42</Lines>
  <Paragraphs>12</Paragraphs>
  <ScaleCrop>false</ScaleCrop>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Rawat</cp:lastModifiedBy>
  <cp:revision>5</cp:revision>
  <dcterms:created xsi:type="dcterms:W3CDTF">2024-09-03T12:06:00Z</dcterms:created>
  <dcterms:modified xsi:type="dcterms:W3CDTF">2025-02-19T10:34:00Z</dcterms:modified>
</cp:coreProperties>
</file>